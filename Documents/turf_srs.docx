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9425B" w14:textId="77777777" w:rsidR="00D70F0A" w:rsidRPr="00A53549" w:rsidRDefault="00D70F0A" w:rsidP="004C4CA2">
      <w:pPr>
        <w:ind w:left="0"/>
        <w:rPr>
          <w:b/>
          <w:sz w:val="22"/>
          <w:u w:val="single"/>
          <w:lang w:eastAsia="ja-JP"/>
        </w:rPr>
      </w:pPr>
    </w:p>
    <w:p w14:paraId="540378B2" w14:textId="77777777" w:rsidR="00D70F0A" w:rsidRPr="00A53549" w:rsidRDefault="00D70F0A" w:rsidP="004C4CA2">
      <w:pPr>
        <w:ind w:left="0"/>
        <w:rPr>
          <w:b/>
          <w:sz w:val="22"/>
          <w:u w:val="single"/>
        </w:rPr>
      </w:pPr>
    </w:p>
    <w:p w14:paraId="243A3283" w14:textId="77777777" w:rsidR="00D70F0A" w:rsidRPr="00A53549" w:rsidRDefault="00D70F0A" w:rsidP="004C4CA2">
      <w:pPr>
        <w:ind w:left="0"/>
        <w:rPr>
          <w:b/>
          <w:sz w:val="22"/>
          <w:u w:val="single"/>
        </w:rPr>
      </w:pPr>
    </w:p>
    <w:p w14:paraId="67B08A01" w14:textId="77777777" w:rsidR="00D70F0A" w:rsidRPr="00A53549" w:rsidRDefault="00D70F0A" w:rsidP="00D70F0A">
      <w:pPr>
        <w:ind w:left="0"/>
      </w:pPr>
    </w:p>
    <w:p w14:paraId="7AAB2DF6" w14:textId="77777777" w:rsidR="00D70F0A" w:rsidRPr="00A53549" w:rsidRDefault="00D70F0A" w:rsidP="00D70F0A">
      <w:pPr>
        <w:ind w:left="0"/>
      </w:pPr>
    </w:p>
    <w:p w14:paraId="140F4243" w14:textId="77777777" w:rsidR="00D70F0A" w:rsidRPr="00A53549" w:rsidRDefault="00D70F0A" w:rsidP="00D70F0A">
      <w:pPr>
        <w:ind w:left="0"/>
      </w:pPr>
    </w:p>
    <w:p w14:paraId="286DBC9D" w14:textId="77777777" w:rsidR="00D70F0A" w:rsidRPr="00A53549" w:rsidRDefault="00D70F0A" w:rsidP="00D70F0A">
      <w:pPr>
        <w:ind w:left="0"/>
      </w:pPr>
    </w:p>
    <w:p w14:paraId="14E99653" w14:textId="77777777" w:rsidR="00D70F0A" w:rsidRPr="00A53549" w:rsidRDefault="00D70F0A" w:rsidP="00D70F0A">
      <w:pPr>
        <w:ind w:left="0"/>
      </w:pPr>
    </w:p>
    <w:p w14:paraId="6038A5F9" w14:textId="77777777" w:rsidR="00D70F0A" w:rsidRPr="00A53549" w:rsidRDefault="00D70F0A" w:rsidP="00D70F0A">
      <w:pPr>
        <w:pBdr>
          <w:top w:val="single" w:sz="18" w:space="1" w:color="auto"/>
        </w:pBdr>
        <w:ind w:left="0"/>
      </w:pPr>
    </w:p>
    <w:p w14:paraId="69B24EF1" w14:textId="097A64AF" w:rsidR="00D70F0A" w:rsidRPr="00A53549" w:rsidRDefault="00952251" w:rsidP="00D70F0A">
      <w:pPr>
        <w:pBdr>
          <w:bottom w:val="single" w:sz="18" w:space="1" w:color="auto"/>
        </w:pBdr>
        <w:ind w:left="0"/>
        <w:rPr>
          <w:sz w:val="40"/>
        </w:rPr>
      </w:pPr>
      <w:bookmarkStart w:id="0" w:name="DocTitle"/>
      <w:r w:rsidRPr="00A53549">
        <w:rPr>
          <w:sz w:val="40"/>
          <w:lang w:eastAsia="ja-JP"/>
        </w:rPr>
        <w:t>System</w:t>
      </w:r>
      <w:r w:rsidRPr="00A53549">
        <w:rPr>
          <w:sz w:val="40"/>
        </w:rPr>
        <w:t xml:space="preserve"> Requirements Statement (</w:t>
      </w:r>
      <w:r w:rsidRPr="00A53549">
        <w:rPr>
          <w:sz w:val="40"/>
          <w:lang w:eastAsia="ja-JP"/>
        </w:rPr>
        <w:t>S</w:t>
      </w:r>
      <w:r w:rsidRPr="00A53549">
        <w:rPr>
          <w:sz w:val="40"/>
        </w:rPr>
        <w:t xml:space="preserve">RS) – </w:t>
      </w:r>
      <w:bookmarkEnd w:id="0"/>
      <w:proofErr w:type="spellStart"/>
      <w:r w:rsidR="00EE3C52" w:rsidRPr="00A53549">
        <w:rPr>
          <w:sz w:val="40"/>
          <w:lang w:eastAsia="ja-JP"/>
        </w:rPr>
        <w:t>BookMyTurf</w:t>
      </w:r>
      <w:proofErr w:type="spellEnd"/>
    </w:p>
    <w:p w14:paraId="788B5794" w14:textId="77777777" w:rsidR="00D70F0A" w:rsidRPr="00A53549" w:rsidRDefault="00D70F0A" w:rsidP="00D70F0A">
      <w:pPr>
        <w:pBdr>
          <w:bottom w:val="single" w:sz="18" w:space="1" w:color="auto"/>
        </w:pBdr>
        <w:ind w:left="0"/>
      </w:pPr>
    </w:p>
    <w:p w14:paraId="14ABB56A" w14:textId="77777777" w:rsidR="00D70F0A" w:rsidRPr="00A53549" w:rsidRDefault="00D70F0A" w:rsidP="00D70F0A">
      <w:pPr>
        <w:ind w:left="0"/>
      </w:pPr>
    </w:p>
    <w:p w14:paraId="1A5B65AC" w14:textId="77777777" w:rsidR="00D70F0A" w:rsidRPr="00A53549" w:rsidRDefault="00D70F0A" w:rsidP="00D70F0A">
      <w:pPr>
        <w:ind w:left="0"/>
      </w:pPr>
    </w:p>
    <w:p w14:paraId="3F5839DF" w14:textId="77777777" w:rsidR="00D70F0A" w:rsidRPr="00A53549" w:rsidRDefault="00D70F0A" w:rsidP="00D70F0A">
      <w:pPr>
        <w:ind w:left="0"/>
      </w:pPr>
    </w:p>
    <w:p w14:paraId="36B0F74E" w14:textId="77777777" w:rsidR="00D70F0A" w:rsidRPr="00A53549" w:rsidRDefault="00D70F0A" w:rsidP="00D70F0A">
      <w:pPr>
        <w:ind w:left="0"/>
      </w:pPr>
    </w:p>
    <w:p w14:paraId="3E0C3644" w14:textId="77777777" w:rsidR="00D70F0A" w:rsidRPr="00A53549" w:rsidRDefault="00D70F0A" w:rsidP="00D70F0A">
      <w:pPr>
        <w:ind w:left="0"/>
      </w:pPr>
    </w:p>
    <w:p w14:paraId="758A9AC1" w14:textId="77777777" w:rsidR="00D70F0A" w:rsidRPr="00A53549" w:rsidRDefault="00D70F0A" w:rsidP="00D70F0A">
      <w:pPr>
        <w:ind w:left="0"/>
      </w:pPr>
    </w:p>
    <w:p w14:paraId="615FC5F6" w14:textId="77777777" w:rsidR="00D70F0A" w:rsidRPr="00A53549" w:rsidRDefault="00D70F0A" w:rsidP="00D70F0A">
      <w:pPr>
        <w:ind w:left="0"/>
      </w:pPr>
    </w:p>
    <w:p w14:paraId="323A6548" w14:textId="77777777" w:rsidR="00D70F0A" w:rsidRPr="00A53549" w:rsidRDefault="00D70F0A" w:rsidP="00D70F0A">
      <w:pPr>
        <w:ind w:left="0"/>
      </w:pPr>
    </w:p>
    <w:p w14:paraId="054C38C0" w14:textId="77777777" w:rsidR="00D70F0A" w:rsidRPr="00A53549" w:rsidRDefault="00D70F0A" w:rsidP="00D70F0A">
      <w:pPr>
        <w:ind w:left="0"/>
      </w:pPr>
    </w:p>
    <w:p w14:paraId="5829DD10" w14:textId="77777777" w:rsidR="00D70F0A" w:rsidRPr="00A53549" w:rsidRDefault="00D70F0A" w:rsidP="00D70F0A">
      <w:pPr>
        <w:ind w:left="0"/>
      </w:pPr>
    </w:p>
    <w:p w14:paraId="59129B4F" w14:textId="77777777" w:rsidR="00D70F0A" w:rsidRPr="00A53549" w:rsidRDefault="00D70F0A" w:rsidP="00D70F0A">
      <w:pPr>
        <w:ind w:left="0"/>
      </w:pPr>
    </w:p>
    <w:p w14:paraId="39DD0023" w14:textId="77777777" w:rsidR="00D70F0A" w:rsidRPr="00A53549" w:rsidRDefault="00D70F0A" w:rsidP="00D70F0A">
      <w:pPr>
        <w:ind w:left="0"/>
      </w:pPr>
    </w:p>
    <w:p w14:paraId="6E5B21C4" w14:textId="77777777" w:rsidR="00D70F0A" w:rsidRPr="00A53549" w:rsidRDefault="00D70F0A" w:rsidP="00D70F0A">
      <w:pPr>
        <w:ind w:left="0"/>
      </w:pPr>
    </w:p>
    <w:p w14:paraId="392B615A" w14:textId="77777777" w:rsidR="00D70F0A" w:rsidRPr="00A53549" w:rsidRDefault="00D70F0A" w:rsidP="00D70F0A">
      <w:pPr>
        <w:ind w:left="0"/>
      </w:pPr>
    </w:p>
    <w:p w14:paraId="50428AFE" w14:textId="77777777" w:rsidR="00D70F0A" w:rsidRPr="00A53549" w:rsidRDefault="00D70F0A" w:rsidP="00D70F0A">
      <w:pPr>
        <w:ind w:left="0"/>
      </w:pPr>
    </w:p>
    <w:p w14:paraId="23DB0F30" w14:textId="77777777" w:rsidR="00D70F0A" w:rsidRPr="00A53549" w:rsidRDefault="00D70F0A" w:rsidP="00D70F0A">
      <w:pPr>
        <w:ind w:left="0"/>
      </w:pPr>
    </w:p>
    <w:p w14:paraId="25E260E8" w14:textId="77777777" w:rsidR="00D70F0A" w:rsidRPr="00A53549" w:rsidRDefault="00D70F0A" w:rsidP="00D70F0A">
      <w:pPr>
        <w:pStyle w:val="TableText"/>
      </w:pPr>
    </w:p>
    <w:p w14:paraId="78AC6E28" w14:textId="77777777" w:rsidR="00D70F0A" w:rsidRPr="00A53549" w:rsidRDefault="00D70F0A" w:rsidP="00D70F0A">
      <w:pPr>
        <w:ind w:left="0"/>
      </w:pPr>
    </w:p>
    <w:p w14:paraId="0A0AF87C" w14:textId="77777777" w:rsidR="00D70F0A" w:rsidRPr="00A53549" w:rsidRDefault="00D70F0A" w:rsidP="00D70F0A">
      <w:pPr>
        <w:ind w:left="0"/>
      </w:pPr>
    </w:p>
    <w:p w14:paraId="61EB5B93" w14:textId="77777777" w:rsidR="00D70F0A" w:rsidRPr="00A53549" w:rsidRDefault="00D70F0A" w:rsidP="00D70F0A">
      <w:pPr>
        <w:ind w:left="0"/>
      </w:pPr>
    </w:p>
    <w:p w14:paraId="1D250EE4" w14:textId="77777777" w:rsidR="00D70F0A" w:rsidRPr="00A53549" w:rsidRDefault="00D70F0A" w:rsidP="00D70F0A">
      <w:pPr>
        <w:ind w:left="0"/>
      </w:pPr>
    </w:p>
    <w:p w14:paraId="31B8F74D" w14:textId="77777777" w:rsidR="00D70F0A" w:rsidRPr="00A53549" w:rsidRDefault="00D70F0A" w:rsidP="00D70F0A">
      <w:pPr>
        <w:tabs>
          <w:tab w:val="left" w:pos="1418"/>
        </w:tabs>
        <w:ind w:left="0"/>
        <w:rPr>
          <w:sz w:val="18"/>
        </w:rPr>
      </w:pPr>
      <w:r w:rsidRPr="00A53549">
        <w:rPr>
          <w:sz w:val="18"/>
        </w:rPr>
        <w:t>Doc. Ref.</w:t>
      </w:r>
      <w:r w:rsidRPr="00A53549">
        <w:rPr>
          <w:sz w:val="18"/>
        </w:rPr>
        <w:tab/>
        <w:t xml:space="preserve">: </w:t>
      </w:r>
      <w:fldSimple w:instr=" FILENAME   \* MERGEFORMAT ">
        <w:r w:rsidR="00952251" w:rsidRPr="00A53549">
          <w:rPr>
            <w:sz w:val="18"/>
            <w:lang w:eastAsia="ja-JP"/>
          </w:rPr>
          <w:t>S</w:t>
        </w:r>
        <w:r w:rsidR="0020105D" w:rsidRPr="00A53549">
          <w:rPr>
            <w:sz w:val="18"/>
          </w:rPr>
          <w:t>RS_v</w:t>
        </w:r>
        <w:r w:rsidR="00952251" w:rsidRPr="00A53549">
          <w:rPr>
            <w:sz w:val="18"/>
            <w:lang w:eastAsia="ja-JP"/>
          </w:rPr>
          <w:t>0.</w:t>
        </w:r>
        <w:r w:rsidR="00B0311B" w:rsidRPr="00A53549">
          <w:rPr>
            <w:sz w:val="18"/>
            <w:lang w:eastAsia="ja-JP"/>
          </w:rPr>
          <w:t>4</w:t>
        </w:r>
        <w:r w:rsidRPr="00A53549">
          <w:rPr>
            <w:noProof/>
            <w:sz w:val="18"/>
          </w:rPr>
          <w:t>.doc</w:t>
        </w:r>
      </w:fldSimple>
    </w:p>
    <w:p w14:paraId="1FF420D6" w14:textId="77777777" w:rsidR="00D70F0A" w:rsidRPr="00A53549" w:rsidRDefault="0020105D" w:rsidP="00D70F0A">
      <w:pPr>
        <w:tabs>
          <w:tab w:val="left" w:pos="1418"/>
        </w:tabs>
        <w:ind w:left="2" w:hanging="2"/>
        <w:rPr>
          <w:sz w:val="18"/>
          <w:lang w:eastAsia="ja-JP"/>
        </w:rPr>
      </w:pPr>
      <w:r w:rsidRPr="00A53549">
        <w:rPr>
          <w:sz w:val="18"/>
        </w:rPr>
        <w:t>Version</w:t>
      </w:r>
      <w:r w:rsidRPr="00A53549">
        <w:rPr>
          <w:sz w:val="18"/>
        </w:rPr>
        <w:tab/>
        <w:t xml:space="preserve">: </w:t>
      </w:r>
      <w:r w:rsidR="00952251" w:rsidRPr="00A53549">
        <w:rPr>
          <w:sz w:val="18"/>
          <w:lang w:eastAsia="ja-JP"/>
        </w:rPr>
        <w:t>0.</w:t>
      </w:r>
      <w:r w:rsidR="00B0311B" w:rsidRPr="00A53549">
        <w:rPr>
          <w:sz w:val="18"/>
          <w:lang w:eastAsia="ja-JP"/>
        </w:rPr>
        <w:t>4</w:t>
      </w:r>
    </w:p>
    <w:p w14:paraId="739C7FBD" w14:textId="77777777" w:rsidR="00D70F0A" w:rsidRPr="00A53549" w:rsidRDefault="0020105D" w:rsidP="00D70F0A">
      <w:pPr>
        <w:tabs>
          <w:tab w:val="left" w:pos="1418"/>
        </w:tabs>
        <w:ind w:left="2" w:hanging="2"/>
        <w:rPr>
          <w:sz w:val="18"/>
          <w:lang w:eastAsia="ja-JP"/>
        </w:rPr>
      </w:pPr>
      <w:r w:rsidRPr="00A53549">
        <w:rPr>
          <w:sz w:val="18"/>
        </w:rPr>
        <w:t>Status</w:t>
      </w:r>
      <w:r w:rsidRPr="00A53549">
        <w:rPr>
          <w:sz w:val="18"/>
        </w:rPr>
        <w:tab/>
        <w:t xml:space="preserve">: </w:t>
      </w:r>
      <w:r w:rsidRPr="00A53549">
        <w:rPr>
          <w:sz w:val="18"/>
          <w:lang w:eastAsia="ja-JP"/>
        </w:rPr>
        <w:t>Drafted</w:t>
      </w:r>
    </w:p>
    <w:p w14:paraId="55DD793C" w14:textId="77777777" w:rsidR="00D70F0A" w:rsidRPr="00A53549" w:rsidRDefault="00D70F0A" w:rsidP="00D70F0A">
      <w:pPr>
        <w:tabs>
          <w:tab w:val="left" w:pos="1418"/>
        </w:tabs>
        <w:ind w:left="2" w:hanging="2"/>
        <w:rPr>
          <w:sz w:val="18"/>
          <w:lang w:eastAsia="ja-JP"/>
        </w:rPr>
      </w:pPr>
      <w:r w:rsidRPr="00A53549">
        <w:rPr>
          <w:sz w:val="18"/>
        </w:rPr>
        <w:t>Created by</w:t>
      </w:r>
      <w:r w:rsidRPr="00A53549">
        <w:rPr>
          <w:sz w:val="18"/>
        </w:rPr>
        <w:tab/>
        <w:t xml:space="preserve">: </w:t>
      </w:r>
      <w:r w:rsidR="00FB0FC6" w:rsidRPr="00A53549">
        <w:rPr>
          <w:sz w:val="18"/>
          <w:lang w:eastAsia="ja-JP"/>
        </w:rPr>
        <w:t>Kenji Tanaka</w:t>
      </w:r>
    </w:p>
    <w:p w14:paraId="2C80CB24" w14:textId="77777777" w:rsidR="00D70F0A" w:rsidRPr="00A53549" w:rsidRDefault="00D70F0A" w:rsidP="00D70F0A">
      <w:pPr>
        <w:tabs>
          <w:tab w:val="left" w:pos="1418"/>
        </w:tabs>
        <w:ind w:left="2" w:hanging="2"/>
        <w:rPr>
          <w:sz w:val="18"/>
          <w:lang w:eastAsia="ja-JP"/>
        </w:rPr>
      </w:pPr>
      <w:r w:rsidRPr="00A53549">
        <w:rPr>
          <w:sz w:val="18"/>
        </w:rPr>
        <w:t>Date</w:t>
      </w:r>
      <w:r w:rsidRPr="00A53549">
        <w:rPr>
          <w:sz w:val="18"/>
        </w:rPr>
        <w:tab/>
        <w:t>:</w:t>
      </w:r>
      <w:bookmarkStart w:id="1" w:name="Date1"/>
      <w:r w:rsidRPr="00A53549">
        <w:rPr>
          <w:sz w:val="18"/>
        </w:rPr>
        <w:t xml:space="preserve"> </w:t>
      </w:r>
      <w:bookmarkEnd w:id="1"/>
      <w:r w:rsidR="000932CB" w:rsidRPr="00A53549">
        <w:rPr>
          <w:sz w:val="18"/>
          <w:lang w:eastAsia="ja-JP"/>
        </w:rPr>
        <w:t>0</w:t>
      </w:r>
      <w:r w:rsidR="00B0311B" w:rsidRPr="00A53549">
        <w:rPr>
          <w:sz w:val="18"/>
          <w:lang w:eastAsia="ja-JP"/>
        </w:rPr>
        <w:t>4</w:t>
      </w:r>
      <w:r w:rsidR="0020105D" w:rsidRPr="00A53549">
        <w:rPr>
          <w:sz w:val="18"/>
          <w:lang w:eastAsia="ja-JP"/>
        </w:rPr>
        <w:t>-Dec</w:t>
      </w:r>
      <w:r w:rsidR="00FB0FC6" w:rsidRPr="00A53549">
        <w:rPr>
          <w:sz w:val="18"/>
          <w:lang w:eastAsia="ja-JP"/>
        </w:rPr>
        <w:t>-2012</w:t>
      </w:r>
    </w:p>
    <w:p w14:paraId="63FDDD79" w14:textId="77777777" w:rsidR="00D70F0A" w:rsidRPr="00A53549" w:rsidRDefault="00D70F0A" w:rsidP="00D70F0A">
      <w:pPr>
        <w:tabs>
          <w:tab w:val="left" w:pos="1418"/>
        </w:tabs>
        <w:ind w:left="2" w:hanging="2"/>
        <w:rPr>
          <w:sz w:val="18"/>
        </w:rPr>
      </w:pPr>
    </w:p>
    <w:p w14:paraId="1D264A0B" w14:textId="77777777" w:rsidR="00D70F0A" w:rsidRPr="00A53549" w:rsidRDefault="00D70F0A" w:rsidP="00D70F0A">
      <w:pPr>
        <w:ind w:left="0" w:hanging="2"/>
      </w:pPr>
    </w:p>
    <w:p w14:paraId="60F34EBA" w14:textId="77777777" w:rsidR="00D70F0A" w:rsidRPr="00A53549" w:rsidRDefault="00D70F0A" w:rsidP="00D70F0A">
      <w:pPr>
        <w:tabs>
          <w:tab w:val="left" w:pos="1418"/>
        </w:tabs>
        <w:ind w:left="0"/>
      </w:pPr>
    </w:p>
    <w:p w14:paraId="71202164" w14:textId="77777777" w:rsidR="00D70F0A" w:rsidRPr="00A53549" w:rsidRDefault="00D70F0A" w:rsidP="004C4CA2">
      <w:pPr>
        <w:ind w:left="0"/>
        <w:rPr>
          <w:b/>
          <w:sz w:val="22"/>
          <w:u w:val="single"/>
        </w:rPr>
      </w:pPr>
    </w:p>
    <w:p w14:paraId="78ADE1C6" w14:textId="77777777" w:rsidR="00D70F0A" w:rsidRPr="00A53549" w:rsidRDefault="00D70F0A" w:rsidP="004C4CA2">
      <w:pPr>
        <w:ind w:left="0"/>
        <w:rPr>
          <w:b/>
          <w:sz w:val="22"/>
          <w:u w:val="single"/>
        </w:rPr>
      </w:pPr>
    </w:p>
    <w:p w14:paraId="41BB7139" w14:textId="77777777" w:rsidR="00D70F0A" w:rsidRPr="00A53549" w:rsidRDefault="00D70F0A" w:rsidP="004C4CA2">
      <w:pPr>
        <w:ind w:left="0"/>
        <w:rPr>
          <w:b/>
          <w:sz w:val="22"/>
          <w:u w:val="single"/>
        </w:rPr>
      </w:pPr>
    </w:p>
    <w:p w14:paraId="4EF38121" w14:textId="77777777" w:rsidR="00D70F0A" w:rsidRPr="00A53549" w:rsidRDefault="00D70F0A" w:rsidP="004C4CA2">
      <w:pPr>
        <w:ind w:left="0"/>
        <w:rPr>
          <w:b/>
          <w:sz w:val="22"/>
          <w:u w:val="single"/>
        </w:rPr>
      </w:pPr>
    </w:p>
    <w:p w14:paraId="6EADBEA1" w14:textId="77777777" w:rsidR="00965188" w:rsidRPr="00A53549" w:rsidRDefault="00965188">
      <w:pPr>
        <w:ind w:left="0"/>
        <w:jc w:val="left"/>
        <w:rPr>
          <w:b/>
          <w:sz w:val="22"/>
          <w:u w:val="single"/>
        </w:rPr>
      </w:pPr>
      <w:r w:rsidRPr="00A53549">
        <w:rPr>
          <w:b/>
          <w:sz w:val="22"/>
          <w:u w:val="single"/>
        </w:rPr>
        <w:br w:type="page"/>
      </w:r>
    </w:p>
    <w:p w14:paraId="1A77190E" w14:textId="77777777" w:rsidR="00D70F0A" w:rsidRPr="00A53549" w:rsidRDefault="00D70F0A" w:rsidP="004C4CA2">
      <w:pPr>
        <w:ind w:left="0"/>
        <w:rPr>
          <w:b/>
          <w:sz w:val="22"/>
          <w:u w:val="single"/>
        </w:rPr>
      </w:pPr>
    </w:p>
    <w:p w14:paraId="6608FD95" w14:textId="77777777" w:rsidR="007E7F2D" w:rsidRPr="00A53549" w:rsidRDefault="00054697">
      <w:pPr>
        <w:pStyle w:val="TOC1"/>
        <w:tabs>
          <w:tab w:val="left" w:pos="480"/>
          <w:tab w:val="right" w:leader="dot" w:pos="9062"/>
        </w:tabs>
        <w:rPr>
          <w:rFonts w:eastAsiaTheme="minorEastAsia"/>
          <w:b w:val="0"/>
          <w:caps w:val="0"/>
          <w:noProof/>
          <w:lang w:val="en-US" w:eastAsia="ja-JP"/>
        </w:rPr>
      </w:pPr>
      <w:r w:rsidRPr="00A53549">
        <w:fldChar w:fldCharType="begin"/>
      </w:r>
      <w:r w:rsidR="004C4CA2" w:rsidRPr="00A53549">
        <w:instrText xml:space="preserve"> TOC \o "1-2" \t "Heading 9,1" </w:instrText>
      </w:r>
      <w:r w:rsidRPr="00A53549">
        <w:fldChar w:fldCharType="separate"/>
      </w:r>
      <w:r w:rsidR="007E7F2D" w:rsidRPr="00A53549">
        <w:rPr>
          <w:noProof/>
          <w:lang w:eastAsia="ja-JP"/>
        </w:rPr>
        <w:t>1.</w:t>
      </w:r>
      <w:r w:rsidR="007E7F2D" w:rsidRPr="00A53549">
        <w:rPr>
          <w:rFonts w:eastAsiaTheme="minorEastAsia"/>
          <w:b w:val="0"/>
          <w:caps w:val="0"/>
          <w:noProof/>
          <w:lang w:val="en-US" w:eastAsia="ja-JP"/>
        </w:rPr>
        <w:tab/>
      </w:r>
      <w:r w:rsidR="007E7F2D" w:rsidRPr="00A53549">
        <w:rPr>
          <w:noProof/>
        </w:rPr>
        <w:t>Introduction</w:t>
      </w:r>
      <w:r w:rsidR="007E7F2D" w:rsidRPr="00A53549">
        <w:rPr>
          <w:noProof/>
        </w:rPr>
        <w:tab/>
      </w:r>
      <w:r w:rsidR="00AB4F8F" w:rsidRPr="00A53549">
        <w:rPr>
          <w:noProof/>
        </w:rPr>
        <w:t>3</w:t>
      </w:r>
    </w:p>
    <w:p w14:paraId="01F5329F" w14:textId="77777777" w:rsidR="007E7F2D" w:rsidRPr="00A53549" w:rsidRDefault="007E7F2D">
      <w:pPr>
        <w:pStyle w:val="TOC1"/>
        <w:tabs>
          <w:tab w:val="left" w:pos="480"/>
          <w:tab w:val="right" w:leader="dot" w:pos="9062"/>
        </w:tabs>
        <w:rPr>
          <w:rFonts w:eastAsiaTheme="minorEastAsia"/>
          <w:b w:val="0"/>
          <w:caps w:val="0"/>
          <w:noProof/>
          <w:lang w:val="en-US" w:eastAsia="ja-JP"/>
        </w:rPr>
      </w:pPr>
      <w:r w:rsidRPr="00A53549">
        <w:rPr>
          <w:noProof/>
          <w:lang w:eastAsia="ja-JP"/>
        </w:rPr>
        <w:t>2.</w:t>
      </w:r>
      <w:r w:rsidRPr="00A53549">
        <w:rPr>
          <w:rFonts w:eastAsiaTheme="minorEastAsia"/>
          <w:b w:val="0"/>
          <w:caps w:val="0"/>
          <w:noProof/>
          <w:lang w:val="en-US" w:eastAsia="ja-JP"/>
        </w:rPr>
        <w:tab/>
      </w:r>
      <w:r w:rsidRPr="00A53549">
        <w:rPr>
          <w:noProof/>
        </w:rPr>
        <w:t>Functional Requirements</w:t>
      </w:r>
      <w:r w:rsidRPr="00A53549">
        <w:rPr>
          <w:noProof/>
        </w:rPr>
        <w:tab/>
      </w:r>
      <w:r w:rsidR="00054697" w:rsidRPr="00A53549">
        <w:rPr>
          <w:noProof/>
        </w:rPr>
        <w:fldChar w:fldCharType="begin"/>
      </w:r>
      <w:r w:rsidRPr="00A53549">
        <w:rPr>
          <w:noProof/>
        </w:rPr>
        <w:instrText xml:space="preserve"> PAGEREF _Toc342831487 \h </w:instrText>
      </w:r>
      <w:r w:rsidR="00054697" w:rsidRPr="00A53549">
        <w:rPr>
          <w:noProof/>
        </w:rPr>
      </w:r>
      <w:r w:rsidR="00054697" w:rsidRPr="00A53549">
        <w:rPr>
          <w:noProof/>
        </w:rPr>
        <w:fldChar w:fldCharType="separate"/>
      </w:r>
      <w:r w:rsidRPr="00A53549">
        <w:rPr>
          <w:noProof/>
        </w:rPr>
        <w:t>4</w:t>
      </w:r>
      <w:r w:rsidR="00054697" w:rsidRPr="00A53549">
        <w:rPr>
          <w:noProof/>
        </w:rPr>
        <w:fldChar w:fldCharType="end"/>
      </w:r>
    </w:p>
    <w:p w14:paraId="36A3AA0C" w14:textId="484A94BE" w:rsidR="007E7F2D" w:rsidRPr="00A53549" w:rsidRDefault="00281ADC">
      <w:pPr>
        <w:pStyle w:val="TOC2"/>
        <w:tabs>
          <w:tab w:val="left" w:pos="960"/>
          <w:tab w:val="right" w:leader="dot" w:pos="9062"/>
        </w:tabs>
        <w:rPr>
          <w:rFonts w:eastAsiaTheme="minorEastAsia"/>
          <w:smallCaps w:val="0"/>
          <w:noProof/>
          <w:lang w:val="en-US" w:eastAsia="ja-JP"/>
        </w:rPr>
      </w:pPr>
      <w:r w:rsidRPr="00A53549">
        <w:rPr>
          <w:noProof/>
        </w:rPr>
        <w:t>2.1</w:t>
      </w:r>
      <w:r w:rsidR="007E7F2D" w:rsidRPr="00A53549">
        <w:rPr>
          <w:rFonts w:eastAsiaTheme="minorEastAsia"/>
          <w:smallCaps w:val="0"/>
          <w:noProof/>
          <w:lang w:val="en-US" w:eastAsia="ja-JP"/>
        </w:rPr>
        <w:tab/>
      </w:r>
      <w:r w:rsidR="00CA7C00" w:rsidRPr="00A53549">
        <w:rPr>
          <w:noProof/>
        </w:rPr>
        <w:t>User</w:t>
      </w:r>
      <w:r w:rsidR="007E7F2D" w:rsidRPr="00A53549">
        <w:rPr>
          <w:noProof/>
        </w:rPr>
        <w:t xml:space="preserve"> Module</w:t>
      </w:r>
      <w:r w:rsidR="007E7F2D" w:rsidRPr="00A53549">
        <w:rPr>
          <w:noProof/>
        </w:rPr>
        <w:tab/>
      </w:r>
      <w:r w:rsidR="00AB4F8F" w:rsidRPr="00A53549">
        <w:rPr>
          <w:noProof/>
        </w:rPr>
        <w:t>5</w:t>
      </w:r>
    </w:p>
    <w:p w14:paraId="3FBF4F40" w14:textId="78DF6D85" w:rsidR="007E7F2D" w:rsidRPr="00A53549" w:rsidRDefault="00281ADC">
      <w:pPr>
        <w:pStyle w:val="TOC2"/>
        <w:tabs>
          <w:tab w:val="left" w:pos="960"/>
          <w:tab w:val="right" w:leader="dot" w:pos="9062"/>
        </w:tabs>
        <w:rPr>
          <w:noProof/>
        </w:rPr>
      </w:pPr>
      <w:r w:rsidRPr="00A53549">
        <w:rPr>
          <w:noProof/>
        </w:rPr>
        <w:t>2.2</w:t>
      </w:r>
      <w:r w:rsidR="007E7F2D" w:rsidRPr="00A53549">
        <w:rPr>
          <w:rFonts w:eastAsiaTheme="minorEastAsia"/>
          <w:smallCaps w:val="0"/>
          <w:noProof/>
          <w:lang w:val="en-US" w:eastAsia="ja-JP"/>
        </w:rPr>
        <w:tab/>
      </w:r>
      <w:r w:rsidR="00CA7C00" w:rsidRPr="00A53549">
        <w:rPr>
          <w:noProof/>
        </w:rPr>
        <w:t>Admin</w:t>
      </w:r>
      <w:r w:rsidR="007E7F2D" w:rsidRPr="00A53549">
        <w:rPr>
          <w:noProof/>
        </w:rPr>
        <w:t xml:space="preserve"> Module</w:t>
      </w:r>
      <w:r w:rsidR="007E7F2D" w:rsidRPr="00A53549">
        <w:rPr>
          <w:noProof/>
        </w:rPr>
        <w:tab/>
      </w:r>
      <w:r w:rsidR="00AB4F8F" w:rsidRPr="00A53549">
        <w:rPr>
          <w:noProof/>
        </w:rPr>
        <w:t>11</w:t>
      </w:r>
    </w:p>
    <w:p w14:paraId="29502045" w14:textId="332FA59C" w:rsidR="00862C42" w:rsidRPr="00A53549" w:rsidRDefault="00281ADC" w:rsidP="00862C42">
      <w:pPr>
        <w:pStyle w:val="TOC2"/>
        <w:tabs>
          <w:tab w:val="left" w:pos="960"/>
          <w:tab w:val="right" w:leader="dot" w:pos="9062"/>
        </w:tabs>
        <w:rPr>
          <w:noProof/>
        </w:rPr>
      </w:pPr>
      <w:r w:rsidRPr="00A53549">
        <w:rPr>
          <w:noProof/>
        </w:rPr>
        <w:t>2.3</w:t>
      </w:r>
      <w:r w:rsidR="00862C42" w:rsidRPr="00A53549">
        <w:rPr>
          <w:rFonts w:eastAsiaTheme="minorEastAsia"/>
          <w:smallCaps w:val="0"/>
          <w:noProof/>
          <w:lang w:val="en-US" w:eastAsia="ja-JP"/>
        </w:rPr>
        <w:tab/>
      </w:r>
      <w:r w:rsidR="00CA7C00" w:rsidRPr="00A53549">
        <w:rPr>
          <w:noProof/>
        </w:rPr>
        <w:t>Turf O</w:t>
      </w:r>
      <w:r w:rsidR="003B0041" w:rsidRPr="00A53549">
        <w:rPr>
          <w:noProof/>
        </w:rPr>
        <w:t>w</w:t>
      </w:r>
      <w:r w:rsidR="00CA7C00" w:rsidRPr="00A53549">
        <w:rPr>
          <w:noProof/>
        </w:rPr>
        <w:t>ner</w:t>
      </w:r>
      <w:r w:rsidR="00862C42" w:rsidRPr="00A53549">
        <w:rPr>
          <w:noProof/>
        </w:rPr>
        <w:t xml:space="preserve"> Module</w:t>
      </w:r>
      <w:r w:rsidR="00862C42" w:rsidRPr="00A53549">
        <w:rPr>
          <w:noProof/>
        </w:rPr>
        <w:tab/>
      </w:r>
      <w:r w:rsidR="00AB4F8F" w:rsidRPr="00A53549">
        <w:rPr>
          <w:noProof/>
        </w:rPr>
        <w:t>17</w:t>
      </w:r>
    </w:p>
    <w:p w14:paraId="77FFB97A" w14:textId="36423BFC" w:rsidR="00893DEB" w:rsidRDefault="00862C42" w:rsidP="00C86544">
      <w:pPr>
        <w:pStyle w:val="TOC2"/>
        <w:tabs>
          <w:tab w:val="left" w:pos="960"/>
          <w:tab w:val="right" w:leader="dot" w:pos="9062"/>
        </w:tabs>
        <w:rPr>
          <w:noProof/>
        </w:rPr>
      </w:pPr>
      <w:r w:rsidRPr="00A53549">
        <w:t>2</w:t>
      </w:r>
      <w:r w:rsidR="00281ADC" w:rsidRPr="00A53549">
        <w:rPr>
          <w:noProof/>
        </w:rPr>
        <w:t>.4</w:t>
      </w:r>
      <w:r w:rsidRPr="00A53549">
        <w:rPr>
          <w:rFonts w:eastAsiaTheme="minorEastAsia"/>
          <w:smallCaps w:val="0"/>
          <w:noProof/>
          <w:lang w:val="en-US" w:eastAsia="ja-JP"/>
        </w:rPr>
        <w:tab/>
      </w:r>
      <w:r w:rsidR="003B0041" w:rsidRPr="00A53549">
        <w:rPr>
          <w:noProof/>
        </w:rPr>
        <w:t>No</w:t>
      </w:r>
      <w:r w:rsidRPr="00A53549">
        <w:rPr>
          <w:noProof/>
        </w:rPr>
        <w:t>t</w:t>
      </w:r>
      <w:r w:rsidR="003B0041" w:rsidRPr="00A53549">
        <w:rPr>
          <w:noProof/>
        </w:rPr>
        <w:t>ification</w:t>
      </w:r>
      <w:r w:rsidRPr="00A53549">
        <w:rPr>
          <w:noProof/>
        </w:rPr>
        <w:t xml:space="preserve"> Module</w:t>
      </w:r>
      <w:r w:rsidRPr="00A53549">
        <w:rPr>
          <w:noProof/>
        </w:rPr>
        <w:tab/>
      </w:r>
      <w:r w:rsidR="00AB4F8F" w:rsidRPr="00A53549">
        <w:rPr>
          <w:noProof/>
        </w:rPr>
        <w:t>21</w:t>
      </w:r>
    </w:p>
    <w:p w14:paraId="220BFF71" w14:textId="2BB165BF" w:rsidR="00F770E6" w:rsidRDefault="00F770E6" w:rsidP="005F4A2D">
      <w:pPr>
        <w:ind w:left="0"/>
        <w:rPr>
          <w:sz w:val="20"/>
        </w:rPr>
      </w:pPr>
      <w:r>
        <w:rPr>
          <w:sz w:val="20"/>
        </w:rPr>
        <w:t xml:space="preserve">     2.</w:t>
      </w:r>
      <w:r w:rsidR="00C86544">
        <w:rPr>
          <w:sz w:val="20"/>
        </w:rPr>
        <w:t>5</w:t>
      </w:r>
      <w:r>
        <w:rPr>
          <w:sz w:val="20"/>
        </w:rPr>
        <w:t xml:space="preserve">     </w:t>
      </w:r>
      <w:r w:rsidRPr="00F770E6">
        <w:rPr>
          <w:sz w:val="20"/>
        </w:rPr>
        <w:t xml:space="preserve">   Amenities module</w:t>
      </w:r>
    </w:p>
    <w:p w14:paraId="3673112A" w14:textId="412C8DCC" w:rsidR="00F770E6" w:rsidRDefault="00F770E6" w:rsidP="005F4A2D">
      <w:pPr>
        <w:ind w:left="0"/>
        <w:rPr>
          <w:sz w:val="20"/>
        </w:rPr>
      </w:pPr>
      <w:r>
        <w:rPr>
          <w:sz w:val="20"/>
        </w:rPr>
        <w:t xml:space="preserve">     2.</w:t>
      </w:r>
      <w:r w:rsidR="00C86544">
        <w:rPr>
          <w:sz w:val="20"/>
        </w:rPr>
        <w:t>6</w:t>
      </w:r>
      <w:r>
        <w:rPr>
          <w:sz w:val="20"/>
        </w:rPr>
        <w:t xml:space="preserve">        </w:t>
      </w:r>
      <w:r w:rsidR="000D100D">
        <w:rPr>
          <w:sz w:val="20"/>
        </w:rPr>
        <w:t xml:space="preserve"> </w:t>
      </w:r>
      <w:r w:rsidR="00A7064B" w:rsidRPr="00A7064B">
        <w:rPr>
          <w:sz w:val="20"/>
        </w:rPr>
        <w:t>Photo Gallery Module</w:t>
      </w:r>
    </w:p>
    <w:p w14:paraId="36FFD6A5" w14:textId="2C18708A" w:rsidR="00A7064B" w:rsidRDefault="00A7064B" w:rsidP="005F4A2D">
      <w:pPr>
        <w:ind w:left="0"/>
        <w:rPr>
          <w:sz w:val="20"/>
        </w:rPr>
      </w:pPr>
      <w:r>
        <w:rPr>
          <w:sz w:val="20"/>
        </w:rPr>
        <w:t xml:space="preserve">     </w:t>
      </w:r>
      <w:r w:rsidRPr="00A7064B">
        <w:rPr>
          <w:sz w:val="20"/>
        </w:rPr>
        <w:t>2.</w:t>
      </w:r>
      <w:r w:rsidR="00C86544">
        <w:rPr>
          <w:sz w:val="20"/>
        </w:rPr>
        <w:t>7</w:t>
      </w:r>
      <w:r w:rsidRPr="00A7064B">
        <w:rPr>
          <w:sz w:val="20"/>
        </w:rPr>
        <w:t xml:space="preserve"> </w:t>
      </w:r>
      <w:r>
        <w:rPr>
          <w:sz w:val="20"/>
        </w:rPr>
        <w:t xml:space="preserve">        </w:t>
      </w:r>
      <w:r w:rsidRPr="00A7064B">
        <w:rPr>
          <w:sz w:val="20"/>
        </w:rPr>
        <w:t>Slot Management Module</w:t>
      </w:r>
    </w:p>
    <w:p w14:paraId="70BB31DB" w14:textId="648CBD19" w:rsidR="00A7064B" w:rsidRDefault="00A7064B" w:rsidP="005F4A2D">
      <w:pPr>
        <w:ind w:left="0"/>
        <w:rPr>
          <w:sz w:val="20"/>
        </w:rPr>
      </w:pPr>
      <w:r>
        <w:rPr>
          <w:sz w:val="20"/>
        </w:rPr>
        <w:t xml:space="preserve">     </w:t>
      </w:r>
      <w:r w:rsidRPr="00A7064B">
        <w:rPr>
          <w:sz w:val="20"/>
        </w:rPr>
        <w:t>2.</w:t>
      </w:r>
      <w:r w:rsidR="00C86544">
        <w:rPr>
          <w:sz w:val="20"/>
        </w:rPr>
        <w:t>8</w:t>
      </w:r>
      <w:r w:rsidRPr="00A7064B">
        <w:rPr>
          <w:sz w:val="20"/>
        </w:rPr>
        <w:t xml:space="preserve"> </w:t>
      </w:r>
      <w:r>
        <w:rPr>
          <w:sz w:val="20"/>
        </w:rPr>
        <w:t xml:space="preserve">      </w:t>
      </w:r>
      <w:r w:rsidRPr="00A7064B">
        <w:rPr>
          <w:sz w:val="20"/>
        </w:rPr>
        <w:t>Booking Management Module</w:t>
      </w:r>
    </w:p>
    <w:p w14:paraId="396E2A73" w14:textId="14DE79B8" w:rsidR="00A7064B" w:rsidRDefault="00A7064B" w:rsidP="005F4A2D">
      <w:pPr>
        <w:ind w:left="0"/>
        <w:rPr>
          <w:sz w:val="20"/>
        </w:rPr>
      </w:pPr>
      <w:r>
        <w:rPr>
          <w:sz w:val="20"/>
        </w:rPr>
        <w:t xml:space="preserve">     </w:t>
      </w:r>
      <w:r w:rsidRPr="00A7064B">
        <w:rPr>
          <w:sz w:val="20"/>
        </w:rPr>
        <w:t>2.</w:t>
      </w:r>
      <w:r w:rsidR="00C86544">
        <w:rPr>
          <w:sz w:val="20"/>
        </w:rPr>
        <w:t>9</w:t>
      </w:r>
      <w:r w:rsidRPr="00A7064B">
        <w:rPr>
          <w:sz w:val="20"/>
        </w:rPr>
        <w:t xml:space="preserve"> </w:t>
      </w:r>
      <w:r>
        <w:rPr>
          <w:sz w:val="20"/>
        </w:rPr>
        <w:t xml:space="preserve">      </w:t>
      </w:r>
      <w:r w:rsidRPr="00A7064B">
        <w:rPr>
          <w:sz w:val="20"/>
        </w:rPr>
        <w:t>Payment Processing Module</w:t>
      </w:r>
    </w:p>
    <w:p w14:paraId="72F0E119" w14:textId="3BC0BA66" w:rsidR="00A7064B" w:rsidRDefault="00A7064B" w:rsidP="005F4A2D">
      <w:pPr>
        <w:ind w:left="0"/>
        <w:rPr>
          <w:sz w:val="20"/>
        </w:rPr>
      </w:pPr>
      <w:r>
        <w:rPr>
          <w:sz w:val="20"/>
        </w:rPr>
        <w:t xml:space="preserve">     </w:t>
      </w:r>
      <w:r w:rsidRPr="00A7064B">
        <w:rPr>
          <w:sz w:val="20"/>
        </w:rPr>
        <w:t>2.1</w:t>
      </w:r>
      <w:r w:rsidR="00C86544">
        <w:rPr>
          <w:sz w:val="20"/>
        </w:rPr>
        <w:t>0</w:t>
      </w:r>
      <w:r>
        <w:rPr>
          <w:sz w:val="20"/>
        </w:rPr>
        <w:t xml:space="preserve">    </w:t>
      </w:r>
      <w:r w:rsidRPr="00A7064B">
        <w:rPr>
          <w:sz w:val="20"/>
        </w:rPr>
        <w:t xml:space="preserve"> Refund Management Module</w:t>
      </w:r>
    </w:p>
    <w:p w14:paraId="152E2868" w14:textId="15C47786" w:rsidR="00A7064B" w:rsidRDefault="00A7064B" w:rsidP="005F4A2D">
      <w:pPr>
        <w:ind w:left="0"/>
        <w:rPr>
          <w:sz w:val="20"/>
        </w:rPr>
      </w:pPr>
      <w:r>
        <w:rPr>
          <w:sz w:val="20"/>
        </w:rPr>
        <w:t xml:space="preserve">     </w:t>
      </w:r>
      <w:r w:rsidRPr="00A7064B">
        <w:rPr>
          <w:sz w:val="20"/>
        </w:rPr>
        <w:t>2.1</w:t>
      </w:r>
      <w:r w:rsidR="00C86544">
        <w:rPr>
          <w:sz w:val="20"/>
        </w:rPr>
        <w:t>1</w:t>
      </w:r>
      <w:r>
        <w:rPr>
          <w:sz w:val="20"/>
        </w:rPr>
        <w:t xml:space="preserve">     </w:t>
      </w:r>
      <w:r w:rsidRPr="00A7064B">
        <w:rPr>
          <w:sz w:val="20"/>
        </w:rPr>
        <w:t xml:space="preserve"> Advanced Reporting Module</w:t>
      </w:r>
    </w:p>
    <w:p w14:paraId="7327501C" w14:textId="40ADDCDB" w:rsidR="00A7064B" w:rsidRDefault="00A7064B" w:rsidP="005F4A2D">
      <w:pPr>
        <w:ind w:left="0"/>
        <w:rPr>
          <w:sz w:val="20"/>
        </w:rPr>
      </w:pPr>
      <w:r>
        <w:rPr>
          <w:sz w:val="20"/>
        </w:rPr>
        <w:t xml:space="preserve">     </w:t>
      </w:r>
      <w:r w:rsidRPr="00A7064B">
        <w:rPr>
          <w:sz w:val="20"/>
        </w:rPr>
        <w:t>2.1</w:t>
      </w:r>
      <w:r w:rsidR="00C86544">
        <w:rPr>
          <w:sz w:val="20"/>
        </w:rPr>
        <w:t>2</w:t>
      </w:r>
      <w:r w:rsidRPr="00A7064B">
        <w:rPr>
          <w:sz w:val="20"/>
        </w:rPr>
        <w:t xml:space="preserve"> </w:t>
      </w:r>
      <w:r>
        <w:rPr>
          <w:sz w:val="20"/>
        </w:rPr>
        <w:t xml:space="preserve">     </w:t>
      </w:r>
      <w:r w:rsidRPr="00A7064B">
        <w:rPr>
          <w:sz w:val="20"/>
        </w:rPr>
        <w:t>Dashboard Module</w:t>
      </w:r>
    </w:p>
    <w:p w14:paraId="5887C582" w14:textId="31C1E382" w:rsidR="0053171F" w:rsidRPr="00A7064B" w:rsidRDefault="00A7064B" w:rsidP="00A7064B">
      <w:pPr>
        <w:ind w:left="0"/>
        <w:rPr>
          <w:sz w:val="20"/>
        </w:rPr>
      </w:pPr>
      <w:r>
        <w:rPr>
          <w:sz w:val="20"/>
        </w:rPr>
        <w:t xml:space="preserve">    </w:t>
      </w:r>
      <w:r w:rsidR="00C86544">
        <w:rPr>
          <w:sz w:val="20"/>
        </w:rPr>
        <w:t xml:space="preserve"> </w:t>
      </w:r>
      <w:r>
        <w:rPr>
          <w:sz w:val="20"/>
        </w:rPr>
        <w:t>2.1</w:t>
      </w:r>
      <w:r w:rsidR="00C86544">
        <w:rPr>
          <w:sz w:val="20"/>
        </w:rPr>
        <w:t>3</w:t>
      </w:r>
      <w:r w:rsidR="005F4A2D" w:rsidRPr="00A53549">
        <w:rPr>
          <w:smallCaps/>
          <w:sz w:val="20"/>
        </w:rPr>
        <w:t xml:space="preserve">    </w:t>
      </w:r>
      <w:r w:rsidR="0053171F" w:rsidRPr="00A53549">
        <w:rPr>
          <w:smallCaps/>
          <w:sz w:val="20"/>
        </w:rPr>
        <w:t>Use Case</w:t>
      </w:r>
      <w:r w:rsidR="005F4A2D" w:rsidRPr="00A53549">
        <w:rPr>
          <w:smallCaps/>
          <w:sz w:val="20"/>
        </w:rPr>
        <w:t xml:space="preserve"> Diagram</w:t>
      </w:r>
      <w:r w:rsidR="005D189B" w:rsidRPr="00A53549">
        <w:rPr>
          <w:smallCaps/>
          <w:sz w:val="20"/>
        </w:rPr>
        <w:t>..............................</w:t>
      </w:r>
      <w:r w:rsidR="002E7E57" w:rsidRPr="00A53549">
        <w:rPr>
          <w:smallCaps/>
          <w:sz w:val="20"/>
        </w:rPr>
        <w:t>..</w:t>
      </w:r>
      <w:r w:rsidR="00531AA3">
        <w:rPr>
          <w:smallCaps/>
          <w:sz w:val="20"/>
        </w:rPr>
        <w:t>................................................................................................</w:t>
      </w:r>
      <w:r w:rsidR="002E7E57" w:rsidRPr="00A53549">
        <w:rPr>
          <w:smallCaps/>
          <w:sz w:val="20"/>
        </w:rPr>
        <w:t>..2</w:t>
      </w:r>
      <w:r w:rsidR="00625A73" w:rsidRPr="00A53549">
        <w:rPr>
          <w:smallCaps/>
          <w:sz w:val="20"/>
        </w:rPr>
        <w:t>2</w:t>
      </w:r>
    </w:p>
    <w:p w14:paraId="6BB0EDB5" w14:textId="77777777" w:rsidR="00862C42" w:rsidRPr="00A53549" w:rsidRDefault="00862C42" w:rsidP="00862C42"/>
    <w:p w14:paraId="7D9C35A8" w14:textId="77777777" w:rsidR="004C4CA2" w:rsidRPr="00A53549" w:rsidRDefault="00054697" w:rsidP="004C4CA2">
      <w:pPr>
        <w:suppressAutoHyphens/>
        <w:spacing w:line="240" w:lineRule="exact"/>
        <w:ind w:left="0" w:right="864"/>
      </w:pPr>
      <w:r w:rsidRPr="00A53549">
        <w:rPr>
          <w:sz w:val="20"/>
        </w:rPr>
        <w:fldChar w:fldCharType="end"/>
      </w:r>
    </w:p>
    <w:p w14:paraId="6CC36670" w14:textId="77777777" w:rsidR="004C4CA2" w:rsidRPr="00F770E6" w:rsidRDefault="004C4CA2" w:rsidP="004C4CA2">
      <w:pPr>
        <w:suppressAutoHyphens/>
        <w:spacing w:line="240" w:lineRule="exact"/>
        <w:ind w:left="0" w:right="864"/>
        <w:rPr>
          <w:sz w:val="20"/>
        </w:rPr>
      </w:pPr>
    </w:p>
    <w:p w14:paraId="1F3DD2FF" w14:textId="77777777" w:rsidR="004C4CA2" w:rsidRPr="00A53549" w:rsidRDefault="004C4CA2" w:rsidP="004C4CA2">
      <w:pPr>
        <w:suppressAutoHyphens/>
        <w:spacing w:line="240" w:lineRule="exact"/>
        <w:ind w:left="0" w:right="864"/>
      </w:pPr>
    </w:p>
    <w:p w14:paraId="21D4414D" w14:textId="77777777" w:rsidR="004C4CA2" w:rsidRPr="00A53549" w:rsidRDefault="007E7F2D" w:rsidP="004C4CA2">
      <w:pPr>
        <w:suppressAutoHyphens/>
        <w:spacing w:line="240" w:lineRule="exact"/>
        <w:ind w:left="0" w:right="864"/>
        <w:jc w:val="center"/>
      </w:pPr>
      <w:r w:rsidRPr="00A53549">
        <w:t xml:space="preserve">THIS DOCUMENT CONTAINS </w:t>
      </w:r>
      <w:r w:rsidR="006F57F9" w:rsidRPr="00A53549">
        <w:rPr>
          <w:lang w:eastAsia="ja-JP"/>
        </w:rPr>
        <w:t>23</w:t>
      </w:r>
      <w:r w:rsidR="004C4CA2" w:rsidRPr="00A53549">
        <w:t xml:space="preserve"> NUMBERED PAGES </w:t>
      </w:r>
    </w:p>
    <w:p w14:paraId="66D9F772" w14:textId="77777777" w:rsidR="004C4CA2" w:rsidRPr="00A53549" w:rsidRDefault="004C4CA2" w:rsidP="004C4CA2">
      <w:pPr>
        <w:suppressAutoHyphens/>
        <w:spacing w:line="240" w:lineRule="exact"/>
        <w:ind w:left="0" w:right="864"/>
        <w:rPr>
          <w:lang w:eastAsia="ja-JP"/>
        </w:rPr>
      </w:pPr>
    </w:p>
    <w:p w14:paraId="52F6AD66" w14:textId="77777777" w:rsidR="004C4CA2" w:rsidRPr="00A53549" w:rsidRDefault="004C4CA2" w:rsidP="006C2DDE">
      <w:pPr>
        <w:pStyle w:val="Heading1"/>
        <w:rPr>
          <w:sz w:val="24"/>
          <w:lang w:eastAsia="ja-JP"/>
        </w:rPr>
      </w:pPr>
      <w:r w:rsidRPr="00A53549">
        <w:rPr>
          <w:b w:val="0"/>
        </w:rPr>
        <w:br w:type="page"/>
      </w:r>
      <w:bookmarkStart w:id="2" w:name="_Toc495125088"/>
      <w:bookmarkStart w:id="3" w:name="_Toc342831486"/>
      <w:r w:rsidRPr="00A53549">
        <w:rPr>
          <w:sz w:val="24"/>
        </w:rPr>
        <w:lastRenderedPageBreak/>
        <w:t>Introduction</w:t>
      </w:r>
      <w:bookmarkEnd w:id="2"/>
      <w:bookmarkEnd w:id="3"/>
    </w:p>
    <w:p w14:paraId="5C670BDA" w14:textId="77777777" w:rsidR="00952251" w:rsidRPr="00A53549" w:rsidRDefault="00952251" w:rsidP="00952251">
      <w:pPr>
        <w:rPr>
          <w:lang w:eastAsia="ja-JP"/>
        </w:rPr>
      </w:pPr>
    </w:p>
    <w:p w14:paraId="7DF7D2DC" w14:textId="53312913" w:rsidR="00CE13A2" w:rsidRPr="00A53549" w:rsidRDefault="00F67EFA" w:rsidP="00C95817">
      <w:pPr>
        <w:rPr>
          <w:sz w:val="21"/>
          <w:lang w:eastAsia="ja-JP"/>
        </w:rPr>
      </w:pPr>
      <w:r w:rsidRPr="00A53549">
        <w:rPr>
          <w:sz w:val="21"/>
          <w:lang w:eastAsia="ja-JP"/>
        </w:rPr>
        <w:t>This document communicates the business requirements and scope for developing Turf booking</w:t>
      </w:r>
      <w:r w:rsidR="00C95817" w:rsidRPr="00A53549">
        <w:rPr>
          <w:sz w:val="21"/>
          <w:lang w:eastAsia="ja-JP"/>
        </w:rPr>
        <w:t xml:space="preserve"> </w:t>
      </w:r>
      <w:r w:rsidRPr="00A53549">
        <w:rPr>
          <w:sz w:val="21"/>
          <w:lang w:eastAsia="ja-JP"/>
        </w:rPr>
        <w:t>system. The scope of this document is to define the functional and non-functional requirements,</w:t>
      </w:r>
      <w:r w:rsidR="00C95817" w:rsidRPr="00A53549">
        <w:rPr>
          <w:sz w:val="21"/>
          <w:lang w:eastAsia="ja-JP"/>
        </w:rPr>
        <w:t xml:space="preserve"> </w:t>
      </w:r>
      <w:r w:rsidRPr="00A53549">
        <w:rPr>
          <w:sz w:val="21"/>
          <w:lang w:eastAsia="ja-JP"/>
        </w:rPr>
        <w:t>business rules and other constraints requirements.</w:t>
      </w:r>
    </w:p>
    <w:p w14:paraId="705EE6C1" w14:textId="77777777" w:rsidR="004B5112" w:rsidRPr="00A53549" w:rsidRDefault="004B5112" w:rsidP="00C95817">
      <w:pPr>
        <w:rPr>
          <w:sz w:val="21"/>
          <w:lang w:eastAsia="ja-JP"/>
        </w:rPr>
      </w:pPr>
    </w:p>
    <w:p w14:paraId="4F39A8E9" w14:textId="77777777" w:rsidR="004B5112" w:rsidRPr="00A53549" w:rsidRDefault="004B5112" w:rsidP="004B5112">
      <w:pPr>
        <w:rPr>
          <w:sz w:val="21"/>
          <w:lang w:eastAsia="ja-JP"/>
        </w:rPr>
      </w:pPr>
      <w:r w:rsidRPr="00A53549">
        <w:rPr>
          <w:sz w:val="21"/>
          <w:lang w:eastAsia="ja-JP"/>
        </w:rPr>
        <w:t>The Turf Management System is designed to simplify and digitalize the process of</w:t>
      </w:r>
    </w:p>
    <w:p w14:paraId="7211BFD1" w14:textId="77777777" w:rsidR="004B5112" w:rsidRPr="00A53549" w:rsidRDefault="004B5112" w:rsidP="004B5112">
      <w:pPr>
        <w:rPr>
          <w:sz w:val="21"/>
          <w:lang w:eastAsia="ja-JP"/>
        </w:rPr>
      </w:pPr>
      <w:r w:rsidRPr="00A53549">
        <w:rPr>
          <w:sz w:val="21"/>
          <w:lang w:eastAsia="ja-JP"/>
        </w:rPr>
        <w:t>booking and managing sports turfs. Traditionally, turf bookings were done manually,</w:t>
      </w:r>
    </w:p>
    <w:p w14:paraId="2DF8B894" w14:textId="77777777" w:rsidR="004B5112" w:rsidRPr="00A53549" w:rsidRDefault="004B5112" w:rsidP="004B5112">
      <w:pPr>
        <w:rPr>
          <w:sz w:val="21"/>
          <w:lang w:eastAsia="ja-JP"/>
        </w:rPr>
      </w:pPr>
      <w:r w:rsidRPr="00A53549">
        <w:rPr>
          <w:sz w:val="21"/>
          <w:lang w:eastAsia="ja-JP"/>
        </w:rPr>
        <w:t>leading to issues like double bookings, poor scheduling, and maintenance delays. This</w:t>
      </w:r>
    </w:p>
    <w:p w14:paraId="39CDBEC9" w14:textId="77777777" w:rsidR="004B5112" w:rsidRPr="00A53549" w:rsidRDefault="004B5112" w:rsidP="004B5112">
      <w:pPr>
        <w:rPr>
          <w:sz w:val="21"/>
          <w:lang w:eastAsia="ja-JP"/>
        </w:rPr>
      </w:pPr>
      <w:r w:rsidRPr="00A53549">
        <w:rPr>
          <w:sz w:val="21"/>
          <w:lang w:eastAsia="ja-JP"/>
        </w:rPr>
        <w:t>system provides an online platform where users can easily check availability, book</w:t>
      </w:r>
    </w:p>
    <w:p w14:paraId="251D07A1" w14:textId="77777777" w:rsidR="004B5112" w:rsidRPr="00A53549" w:rsidRDefault="004B5112" w:rsidP="004B5112">
      <w:pPr>
        <w:rPr>
          <w:sz w:val="21"/>
          <w:lang w:eastAsia="ja-JP"/>
        </w:rPr>
      </w:pPr>
      <w:r w:rsidRPr="00A53549">
        <w:rPr>
          <w:sz w:val="21"/>
          <w:lang w:eastAsia="ja-JP"/>
        </w:rPr>
        <w:t>slots, and make payments, while turf owners can efficiently manage schedules,</w:t>
      </w:r>
    </w:p>
    <w:p w14:paraId="65BA6076" w14:textId="77777777" w:rsidR="004B5112" w:rsidRPr="00A53549" w:rsidRDefault="004B5112" w:rsidP="004B5112">
      <w:pPr>
        <w:rPr>
          <w:sz w:val="21"/>
          <w:lang w:eastAsia="ja-JP"/>
        </w:rPr>
      </w:pPr>
      <w:r w:rsidRPr="00A53549">
        <w:rPr>
          <w:sz w:val="21"/>
          <w:lang w:eastAsia="ja-JP"/>
        </w:rPr>
        <w:t>monitor usage, and maintain records. It ensures a smooth, transparent, and efficient</w:t>
      </w:r>
    </w:p>
    <w:p w14:paraId="1284B707" w14:textId="3A1378D1" w:rsidR="004B5112" w:rsidRPr="00A53549" w:rsidRDefault="004B5112" w:rsidP="004B5112">
      <w:pPr>
        <w:rPr>
          <w:sz w:val="21"/>
          <w:lang w:eastAsia="ja-JP"/>
        </w:rPr>
      </w:pPr>
      <w:r w:rsidRPr="00A53549">
        <w:rPr>
          <w:sz w:val="21"/>
          <w:lang w:eastAsia="ja-JP"/>
        </w:rPr>
        <w:t>experience for both turf managers and users.</w:t>
      </w:r>
    </w:p>
    <w:p w14:paraId="276132EA" w14:textId="77777777" w:rsidR="00CE13A2" w:rsidRPr="00A53549" w:rsidRDefault="00CE13A2" w:rsidP="00276BA8">
      <w:pPr>
        <w:rPr>
          <w:sz w:val="21"/>
          <w:lang w:eastAsia="ja-JP"/>
        </w:rPr>
      </w:pPr>
    </w:p>
    <w:p w14:paraId="5F34EDCB" w14:textId="1E0C6FC1" w:rsidR="002D1C14" w:rsidRDefault="002D1C14" w:rsidP="002D1C14">
      <w:pPr>
        <w:pStyle w:val="Heading2"/>
        <w:numPr>
          <w:ilvl w:val="0"/>
          <w:numId w:val="0"/>
        </w:numPr>
      </w:pPr>
      <w:r>
        <w:t xml:space="preserve">         Scope</w:t>
      </w:r>
    </w:p>
    <w:p w14:paraId="3D44C005" w14:textId="77777777" w:rsidR="002D1C14" w:rsidRPr="002D1C14" w:rsidRDefault="002D1C14" w:rsidP="002D1C14"/>
    <w:p w14:paraId="0C937BA9" w14:textId="77777777" w:rsidR="002D1C14" w:rsidRPr="002D1C14" w:rsidRDefault="002D1C14" w:rsidP="002D1C14">
      <w:pPr>
        <w:spacing w:after="200"/>
        <w:rPr>
          <w:sz w:val="21"/>
          <w:szCs w:val="21"/>
        </w:rPr>
      </w:pPr>
      <w:r w:rsidRPr="002D1C14">
        <w:rPr>
          <w:sz w:val="21"/>
          <w:szCs w:val="21"/>
        </w:rPr>
        <w:t xml:space="preserve">The </w:t>
      </w:r>
      <w:proofErr w:type="spellStart"/>
      <w:r w:rsidRPr="002D1C14">
        <w:rPr>
          <w:sz w:val="21"/>
          <w:szCs w:val="21"/>
        </w:rPr>
        <w:t>BookMyTurf</w:t>
      </w:r>
      <w:proofErr w:type="spellEnd"/>
      <w:r w:rsidRPr="002D1C14">
        <w:rPr>
          <w:sz w:val="21"/>
          <w:szCs w:val="21"/>
        </w:rPr>
        <w:t xml:space="preserve"> System is designed to simplify and digitalize the process of booking and managing sports turfs. Traditionally, turf bookings were done manually, leading to issues like double bookings, poor scheduling, and maintenance delays. This system provides an online platform where users can easily check availability, book slots, and make payments, while turf owners can efficiently manage schedules, monitor usage, and maintain records. It ensures a smooth, transparent, and efficient experience for both turf managers and users.</w:t>
      </w:r>
    </w:p>
    <w:p w14:paraId="7998ED0F" w14:textId="77777777" w:rsidR="00CE13A2" w:rsidRPr="00A53549" w:rsidRDefault="00CE13A2" w:rsidP="00276BA8">
      <w:pPr>
        <w:rPr>
          <w:sz w:val="21"/>
          <w:lang w:eastAsia="ja-JP"/>
        </w:rPr>
      </w:pPr>
    </w:p>
    <w:p w14:paraId="7ACB62EA" w14:textId="77777777" w:rsidR="00CE13A2" w:rsidRPr="00A53549" w:rsidRDefault="00CE13A2" w:rsidP="00276BA8">
      <w:pPr>
        <w:rPr>
          <w:sz w:val="21"/>
          <w:lang w:eastAsia="ja-JP"/>
        </w:rPr>
      </w:pPr>
    </w:p>
    <w:p w14:paraId="679E9E9F" w14:textId="77777777" w:rsidR="00CE13A2" w:rsidRPr="00A53549" w:rsidRDefault="00CE13A2" w:rsidP="00276BA8">
      <w:pPr>
        <w:rPr>
          <w:sz w:val="21"/>
          <w:lang w:eastAsia="ja-JP"/>
        </w:rPr>
      </w:pPr>
    </w:p>
    <w:p w14:paraId="4B381E17" w14:textId="77777777" w:rsidR="00CE13A2" w:rsidRPr="00A53549" w:rsidRDefault="00CE13A2" w:rsidP="00276BA8">
      <w:pPr>
        <w:rPr>
          <w:sz w:val="21"/>
          <w:lang w:eastAsia="ja-JP"/>
        </w:rPr>
      </w:pPr>
    </w:p>
    <w:p w14:paraId="42E73A83" w14:textId="77777777" w:rsidR="00CE13A2" w:rsidRPr="00A53549" w:rsidRDefault="00CE13A2" w:rsidP="00276BA8">
      <w:pPr>
        <w:rPr>
          <w:sz w:val="21"/>
          <w:lang w:eastAsia="ja-JP"/>
        </w:rPr>
      </w:pPr>
    </w:p>
    <w:p w14:paraId="3BBC8B7B" w14:textId="77777777" w:rsidR="00CE13A2" w:rsidRPr="00A53549" w:rsidRDefault="00CE13A2" w:rsidP="00276BA8">
      <w:pPr>
        <w:rPr>
          <w:sz w:val="21"/>
          <w:lang w:eastAsia="ja-JP"/>
        </w:rPr>
      </w:pPr>
    </w:p>
    <w:p w14:paraId="4B3FC9FF" w14:textId="77777777" w:rsidR="00CE13A2" w:rsidRPr="00A53549" w:rsidRDefault="00CE13A2" w:rsidP="00276BA8">
      <w:pPr>
        <w:rPr>
          <w:sz w:val="21"/>
          <w:lang w:eastAsia="ja-JP"/>
        </w:rPr>
      </w:pPr>
    </w:p>
    <w:p w14:paraId="69350D15" w14:textId="77777777" w:rsidR="00CE13A2" w:rsidRPr="00A53549" w:rsidRDefault="00CE13A2" w:rsidP="00276BA8">
      <w:pPr>
        <w:rPr>
          <w:sz w:val="21"/>
          <w:lang w:eastAsia="ja-JP"/>
        </w:rPr>
      </w:pPr>
    </w:p>
    <w:p w14:paraId="3343C97A" w14:textId="77777777" w:rsidR="00CE13A2" w:rsidRPr="00A53549" w:rsidRDefault="00CE13A2" w:rsidP="00276BA8">
      <w:pPr>
        <w:rPr>
          <w:sz w:val="21"/>
          <w:lang w:eastAsia="ja-JP"/>
        </w:rPr>
      </w:pPr>
    </w:p>
    <w:p w14:paraId="4A9527E9" w14:textId="77777777" w:rsidR="00CE13A2" w:rsidRPr="00A53549" w:rsidRDefault="00CE13A2" w:rsidP="00276BA8">
      <w:pPr>
        <w:rPr>
          <w:sz w:val="21"/>
          <w:lang w:eastAsia="ja-JP"/>
        </w:rPr>
      </w:pPr>
    </w:p>
    <w:p w14:paraId="5728E046" w14:textId="77777777" w:rsidR="00CE13A2" w:rsidRPr="00A53549" w:rsidRDefault="00CE13A2" w:rsidP="00276BA8">
      <w:pPr>
        <w:rPr>
          <w:sz w:val="21"/>
          <w:lang w:eastAsia="ja-JP"/>
        </w:rPr>
      </w:pPr>
    </w:p>
    <w:p w14:paraId="5630B3F9" w14:textId="77777777" w:rsidR="00CE13A2" w:rsidRPr="00A53549" w:rsidRDefault="00CE13A2" w:rsidP="00276BA8">
      <w:pPr>
        <w:rPr>
          <w:sz w:val="21"/>
          <w:lang w:eastAsia="ja-JP"/>
        </w:rPr>
      </w:pPr>
    </w:p>
    <w:p w14:paraId="2575296E" w14:textId="77777777" w:rsidR="00CE13A2" w:rsidRPr="00A53549" w:rsidRDefault="00CE13A2" w:rsidP="00276BA8">
      <w:pPr>
        <w:rPr>
          <w:sz w:val="21"/>
          <w:lang w:eastAsia="ja-JP"/>
        </w:rPr>
      </w:pPr>
    </w:p>
    <w:p w14:paraId="1AC32FDD" w14:textId="77777777" w:rsidR="00CE13A2" w:rsidRPr="00A53549" w:rsidRDefault="00CE13A2" w:rsidP="00276BA8">
      <w:pPr>
        <w:rPr>
          <w:sz w:val="21"/>
          <w:lang w:eastAsia="ja-JP"/>
        </w:rPr>
      </w:pPr>
    </w:p>
    <w:p w14:paraId="4D0FEF07" w14:textId="77777777" w:rsidR="00CE13A2" w:rsidRPr="00A53549" w:rsidRDefault="00CE13A2" w:rsidP="00276BA8">
      <w:pPr>
        <w:rPr>
          <w:sz w:val="21"/>
          <w:lang w:eastAsia="ja-JP"/>
        </w:rPr>
      </w:pPr>
    </w:p>
    <w:p w14:paraId="7751ACCA" w14:textId="77777777" w:rsidR="00CE13A2" w:rsidRPr="00A53549" w:rsidRDefault="00CE13A2" w:rsidP="00276BA8">
      <w:pPr>
        <w:rPr>
          <w:sz w:val="21"/>
          <w:lang w:eastAsia="ja-JP"/>
        </w:rPr>
      </w:pPr>
    </w:p>
    <w:p w14:paraId="135ECC01" w14:textId="77777777" w:rsidR="00CE13A2" w:rsidRPr="00A53549" w:rsidRDefault="00CE13A2" w:rsidP="00276BA8">
      <w:pPr>
        <w:rPr>
          <w:sz w:val="21"/>
          <w:lang w:eastAsia="ja-JP"/>
        </w:rPr>
      </w:pPr>
    </w:p>
    <w:p w14:paraId="36C4F757" w14:textId="77777777" w:rsidR="00CE13A2" w:rsidRPr="00A53549" w:rsidRDefault="00CE13A2" w:rsidP="00276BA8">
      <w:pPr>
        <w:rPr>
          <w:sz w:val="21"/>
          <w:lang w:eastAsia="ja-JP"/>
        </w:rPr>
      </w:pPr>
    </w:p>
    <w:p w14:paraId="3D518831" w14:textId="77777777" w:rsidR="00CE13A2" w:rsidRPr="00A53549" w:rsidRDefault="00CE13A2" w:rsidP="00276BA8">
      <w:pPr>
        <w:rPr>
          <w:sz w:val="21"/>
          <w:lang w:eastAsia="ja-JP"/>
        </w:rPr>
      </w:pPr>
    </w:p>
    <w:p w14:paraId="7BE2937E" w14:textId="77777777" w:rsidR="00CE13A2" w:rsidRPr="00A53549" w:rsidRDefault="00CE13A2" w:rsidP="00276BA8">
      <w:pPr>
        <w:rPr>
          <w:sz w:val="21"/>
          <w:lang w:eastAsia="ja-JP"/>
        </w:rPr>
      </w:pPr>
    </w:p>
    <w:p w14:paraId="3E4144DB" w14:textId="77777777" w:rsidR="00CE13A2" w:rsidRPr="00A53549" w:rsidRDefault="00CE13A2" w:rsidP="00276BA8">
      <w:pPr>
        <w:rPr>
          <w:sz w:val="21"/>
          <w:lang w:eastAsia="ja-JP"/>
        </w:rPr>
      </w:pPr>
    </w:p>
    <w:p w14:paraId="68FB579A" w14:textId="77777777" w:rsidR="00CE13A2" w:rsidRPr="00A53549" w:rsidRDefault="00CE13A2" w:rsidP="00276BA8">
      <w:pPr>
        <w:rPr>
          <w:sz w:val="21"/>
          <w:lang w:eastAsia="ja-JP"/>
        </w:rPr>
      </w:pPr>
    </w:p>
    <w:p w14:paraId="0D5CAB2E" w14:textId="77777777" w:rsidR="00CE13A2" w:rsidRPr="00A53549" w:rsidRDefault="00CE13A2" w:rsidP="00276BA8">
      <w:pPr>
        <w:rPr>
          <w:sz w:val="21"/>
          <w:lang w:eastAsia="ja-JP"/>
        </w:rPr>
      </w:pPr>
    </w:p>
    <w:p w14:paraId="371FBD55" w14:textId="77777777" w:rsidR="00CE13A2" w:rsidRPr="00A53549" w:rsidRDefault="00CE13A2" w:rsidP="00276BA8">
      <w:pPr>
        <w:rPr>
          <w:sz w:val="21"/>
          <w:lang w:eastAsia="ja-JP"/>
        </w:rPr>
      </w:pPr>
    </w:p>
    <w:p w14:paraId="57AF3381" w14:textId="77777777" w:rsidR="00CE13A2" w:rsidRPr="00A53549" w:rsidRDefault="00CE13A2" w:rsidP="00276BA8">
      <w:pPr>
        <w:rPr>
          <w:sz w:val="21"/>
          <w:lang w:eastAsia="ja-JP"/>
        </w:rPr>
      </w:pPr>
    </w:p>
    <w:p w14:paraId="7757BC98" w14:textId="77777777" w:rsidR="00CE13A2" w:rsidRPr="00A53549" w:rsidRDefault="00CE13A2" w:rsidP="00276BA8">
      <w:pPr>
        <w:rPr>
          <w:sz w:val="21"/>
          <w:lang w:eastAsia="ja-JP"/>
        </w:rPr>
      </w:pPr>
    </w:p>
    <w:p w14:paraId="7BEB0029" w14:textId="77777777" w:rsidR="00CE13A2" w:rsidRPr="00A53549" w:rsidRDefault="00CE13A2" w:rsidP="00276BA8">
      <w:pPr>
        <w:rPr>
          <w:sz w:val="21"/>
          <w:lang w:eastAsia="ja-JP"/>
        </w:rPr>
      </w:pPr>
    </w:p>
    <w:p w14:paraId="0172294C" w14:textId="77777777" w:rsidR="00CE13A2" w:rsidRPr="00A53549" w:rsidRDefault="00CE13A2" w:rsidP="00276BA8">
      <w:pPr>
        <w:rPr>
          <w:sz w:val="21"/>
          <w:lang w:eastAsia="ja-JP"/>
        </w:rPr>
      </w:pPr>
    </w:p>
    <w:p w14:paraId="13A6FA97" w14:textId="77777777" w:rsidR="00CE13A2" w:rsidRPr="00A53549" w:rsidRDefault="00CE13A2" w:rsidP="00276BA8">
      <w:pPr>
        <w:rPr>
          <w:sz w:val="21"/>
          <w:lang w:eastAsia="ja-JP"/>
        </w:rPr>
      </w:pPr>
    </w:p>
    <w:p w14:paraId="07E82C41" w14:textId="77777777" w:rsidR="00CE13A2" w:rsidRPr="00A53549" w:rsidRDefault="00CE13A2" w:rsidP="00276BA8">
      <w:pPr>
        <w:rPr>
          <w:sz w:val="21"/>
          <w:lang w:eastAsia="ja-JP"/>
        </w:rPr>
      </w:pPr>
    </w:p>
    <w:p w14:paraId="5F267428" w14:textId="31F5E63F" w:rsidR="004C4CA2" w:rsidRPr="00A53549" w:rsidRDefault="004C4CA2" w:rsidP="00EF0FA1">
      <w:pPr>
        <w:pStyle w:val="Heading1"/>
        <w:rPr>
          <w:lang w:eastAsia="ja-JP"/>
        </w:rPr>
      </w:pPr>
      <w:bookmarkStart w:id="4" w:name="_Toc495125110"/>
      <w:bookmarkStart w:id="5" w:name="_Toc342831487"/>
      <w:r w:rsidRPr="00A53549">
        <w:lastRenderedPageBreak/>
        <w:t>Functional Requirements</w:t>
      </w:r>
      <w:bookmarkEnd w:id="4"/>
      <w:bookmarkEnd w:id="5"/>
    </w:p>
    <w:p w14:paraId="6142FEEB" w14:textId="77777777" w:rsidR="00AF370B" w:rsidRPr="00A53549" w:rsidRDefault="00AF370B" w:rsidP="00AF370B">
      <w:pPr>
        <w:rPr>
          <w:lang w:eastAsia="ja-JP"/>
        </w:rPr>
      </w:pPr>
    </w:p>
    <w:p w14:paraId="623A55C9" w14:textId="0F74F76D" w:rsidR="00AF370B" w:rsidRPr="00A53549" w:rsidRDefault="003D5502" w:rsidP="00AF370B">
      <w:pPr>
        <w:rPr>
          <w:lang w:eastAsia="ja-JP"/>
        </w:rPr>
      </w:pPr>
      <w:r w:rsidRPr="00A53549">
        <w:rPr>
          <w:sz w:val="21"/>
          <w:lang w:eastAsia="ja-JP"/>
        </w:rPr>
        <w:t>The Account</w:t>
      </w:r>
      <w:r w:rsidR="00AF370B" w:rsidRPr="00A53549">
        <w:rPr>
          <w:sz w:val="21"/>
          <w:lang w:eastAsia="ja-JP"/>
        </w:rPr>
        <w:t xml:space="preserve"> part</w:t>
      </w:r>
      <w:r w:rsidR="00AF370B" w:rsidRPr="00A53549">
        <w:t xml:space="preserve"> </w:t>
      </w:r>
      <w:r w:rsidR="00AF370B" w:rsidRPr="00A53549">
        <w:rPr>
          <w:lang w:eastAsia="ja-JP"/>
        </w:rPr>
        <w:t xml:space="preserve">of </w:t>
      </w:r>
      <w:proofErr w:type="spellStart"/>
      <w:r w:rsidR="00EE3C52" w:rsidRPr="00A53549">
        <w:t>BookMyTurf</w:t>
      </w:r>
      <w:proofErr w:type="spellEnd"/>
      <w:r w:rsidR="00AF370B" w:rsidRPr="00A53549">
        <w:t xml:space="preserve"> System</w:t>
      </w:r>
      <w:r w:rsidR="00EF069B" w:rsidRPr="00A53549">
        <w:rPr>
          <w:lang w:eastAsia="ja-JP"/>
        </w:rPr>
        <w:t xml:space="preserve"> has three modules which are</w:t>
      </w:r>
      <w:r w:rsidR="00AF370B" w:rsidRPr="00A53549">
        <w:rPr>
          <w:lang w:eastAsia="ja-JP"/>
        </w:rPr>
        <w:t xml:space="preserve"> divided 13 processes </w:t>
      </w:r>
      <w:r w:rsidR="00EF069B" w:rsidRPr="00A53549">
        <w:t xml:space="preserve">described </w:t>
      </w:r>
      <w:r w:rsidR="00AF370B" w:rsidRPr="00A53549">
        <w:rPr>
          <w:lang w:eastAsia="ja-JP"/>
        </w:rPr>
        <w:t>as below.</w:t>
      </w:r>
    </w:p>
    <w:p w14:paraId="72F9E6BE" w14:textId="77777777" w:rsidR="00CA63A9" w:rsidRPr="00A53549" w:rsidRDefault="00CA63A9" w:rsidP="00CA63A9"/>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5"/>
        <w:gridCol w:w="11"/>
        <w:gridCol w:w="1159"/>
        <w:gridCol w:w="17"/>
        <w:gridCol w:w="5157"/>
      </w:tblGrid>
      <w:tr w:rsidR="00CA63A9" w:rsidRPr="00A53549" w14:paraId="1F17166E" w14:textId="77777777" w:rsidTr="00B727A0">
        <w:trPr>
          <w:trHeight w:val="399"/>
        </w:trPr>
        <w:tc>
          <w:tcPr>
            <w:tcW w:w="1086" w:type="dxa"/>
            <w:gridSpan w:val="2"/>
            <w:shd w:val="clear" w:color="auto" w:fill="E0E0E0"/>
          </w:tcPr>
          <w:p w14:paraId="78160859" w14:textId="77777777" w:rsidR="00CA63A9" w:rsidRPr="00A53549" w:rsidRDefault="00CA63A9" w:rsidP="001B00CB">
            <w:pPr>
              <w:ind w:left="0"/>
              <w:rPr>
                <w:b/>
                <w:bCs/>
                <w:szCs w:val="24"/>
              </w:rPr>
            </w:pPr>
            <w:r w:rsidRPr="00A53549">
              <w:rPr>
                <w:b/>
                <w:bCs/>
                <w:szCs w:val="24"/>
              </w:rPr>
              <w:t>No</w:t>
            </w:r>
          </w:p>
        </w:tc>
        <w:tc>
          <w:tcPr>
            <w:tcW w:w="1176" w:type="dxa"/>
            <w:gridSpan w:val="2"/>
            <w:shd w:val="clear" w:color="auto" w:fill="E0E0E0"/>
          </w:tcPr>
          <w:p w14:paraId="004B2BF5" w14:textId="77777777" w:rsidR="00CA63A9" w:rsidRPr="00A53549" w:rsidRDefault="00CA63A9" w:rsidP="001B00CB">
            <w:pPr>
              <w:ind w:left="0"/>
              <w:jc w:val="left"/>
              <w:rPr>
                <w:b/>
                <w:bCs/>
                <w:szCs w:val="24"/>
              </w:rPr>
            </w:pPr>
            <w:r w:rsidRPr="00A53549">
              <w:rPr>
                <w:b/>
                <w:bCs/>
                <w:szCs w:val="24"/>
              </w:rPr>
              <w:t>BRS requirement ID</w:t>
            </w:r>
          </w:p>
        </w:tc>
        <w:tc>
          <w:tcPr>
            <w:tcW w:w="5157" w:type="dxa"/>
            <w:shd w:val="clear" w:color="auto" w:fill="E0E0E0"/>
          </w:tcPr>
          <w:p w14:paraId="5EE1FF96" w14:textId="77777777" w:rsidR="00CA63A9" w:rsidRPr="00A53549" w:rsidRDefault="00CA63A9" w:rsidP="001B00CB">
            <w:pPr>
              <w:ind w:left="0"/>
              <w:rPr>
                <w:b/>
                <w:bCs/>
                <w:szCs w:val="24"/>
              </w:rPr>
            </w:pPr>
            <w:r w:rsidRPr="00A53549">
              <w:rPr>
                <w:b/>
                <w:bCs/>
                <w:szCs w:val="24"/>
              </w:rPr>
              <w:t>Description</w:t>
            </w:r>
          </w:p>
        </w:tc>
      </w:tr>
      <w:tr w:rsidR="009F5683" w:rsidRPr="00A53549" w14:paraId="476EE76A" w14:textId="77777777" w:rsidTr="00B727A0">
        <w:trPr>
          <w:trHeight w:val="296"/>
        </w:trPr>
        <w:tc>
          <w:tcPr>
            <w:tcW w:w="1086" w:type="dxa"/>
            <w:gridSpan w:val="2"/>
            <w:tcBorders>
              <w:right w:val="single" w:sz="4" w:space="0" w:color="FFFFFF" w:themeColor="background1"/>
            </w:tcBorders>
          </w:tcPr>
          <w:p w14:paraId="53C44244" w14:textId="77777777" w:rsidR="009F5683" w:rsidRPr="00A53549" w:rsidRDefault="009F5683" w:rsidP="001B00CB">
            <w:pPr>
              <w:ind w:left="0"/>
              <w:rPr>
                <w:b/>
                <w:szCs w:val="24"/>
                <w:lang w:eastAsia="ja-JP"/>
              </w:rPr>
            </w:pPr>
            <w:r w:rsidRPr="00A53549">
              <w:rPr>
                <w:b/>
                <w:szCs w:val="24"/>
                <w:lang w:eastAsia="ja-JP"/>
              </w:rPr>
              <w:t>2.</w:t>
            </w:r>
            <w:r w:rsidR="001B00CB" w:rsidRPr="00A53549">
              <w:rPr>
                <w:b/>
                <w:szCs w:val="24"/>
                <w:lang w:eastAsia="ja-JP"/>
              </w:rPr>
              <w:t>1</w:t>
            </w:r>
          </w:p>
        </w:tc>
        <w:tc>
          <w:tcPr>
            <w:tcW w:w="6333" w:type="dxa"/>
            <w:gridSpan w:val="3"/>
            <w:tcBorders>
              <w:left w:val="single" w:sz="4" w:space="0" w:color="FFFFFF" w:themeColor="background1"/>
            </w:tcBorders>
          </w:tcPr>
          <w:p w14:paraId="2B2F0F69" w14:textId="46F09838" w:rsidR="009F5683" w:rsidRPr="00A53549" w:rsidRDefault="00D73677" w:rsidP="001B00CB">
            <w:pPr>
              <w:ind w:left="0"/>
              <w:rPr>
                <w:b/>
                <w:szCs w:val="24"/>
              </w:rPr>
            </w:pPr>
            <w:r w:rsidRPr="00A53549">
              <w:rPr>
                <w:b/>
                <w:szCs w:val="24"/>
              </w:rPr>
              <w:t>User</w:t>
            </w:r>
            <w:r w:rsidR="009F5683" w:rsidRPr="00A53549">
              <w:rPr>
                <w:b/>
                <w:szCs w:val="24"/>
              </w:rPr>
              <w:t xml:space="preserve"> Module</w:t>
            </w:r>
          </w:p>
        </w:tc>
      </w:tr>
      <w:tr w:rsidR="001B00CB" w:rsidRPr="00A53549" w14:paraId="429F231F" w14:textId="77777777" w:rsidTr="00B727A0">
        <w:trPr>
          <w:trHeight w:val="284"/>
        </w:trPr>
        <w:tc>
          <w:tcPr>
            <w:tcW w:w="1086" w:type="dxa"/>
            <w:gridSpan w:val="2"/>
          </w:tcPr>
          <w:p w14:paraId="04B0B729" w14:textId="77777777" w:rsidR="001B00CB" w:rsidRPr="00A53549" w:rsidRDefault="001B00CB" w:rsidP="001B00CB">
            <w:pPr>
              <w:ind w:left="0"/>
              <w:rPr>
                <w:b/>
                <w:szCs w:val="24"/>
                <w:lang w:eastAsia="ja-JP"/>
              </w:rPr>
            </w:pPr>
            <w:r w:rsidRPr="00A53549">
              <w:rPr>
                <w:b/>
                <w:szCs w:val="24"/>
                <w:lang w:eastAsia="ja-JP"/>
              </w:rPr>
              <w:t>2.1.1</w:t>
            </w:r>
          </w:p>
        </w:tc>
        <w:tc>
          <w:tcPr>
            <w:tcW w:w="1176" w:type="dxa"/>
            <w:gridSpan w:val="2"/>
          </w:tcPr>
          <w:p w14:paraId="0A6F57B8" w14:textId="77777777" w:rsidR="001B00CB" w:rsidRPr="00A53549" w:rsidRDefault="001B00CB" w:rsidP="001B00CB">
            <w:pPr>
              <w:ind w:left="0"/>
              <w:rPr>
                <w:b/>
                <w:szCs w:val="24"/>
              </w:rPr>
            </w:pPr>
            <w:r w:rsidRPr="00A53549">
              <w:rPr>
                <w:b/>
                <w:szCs w:val="24"/>
              </w:rPr>
              <w:t>F1</w:t>
            </w:r>
          </w:p>
        </w:tc>
        <w:tc>
          <w:tcPr>
            <w:tcW w:w="5157" w:type="dxa"/>
          </w:tcPr>
          <w:p w14:paraId="6C84EDAE" w14:textId="1A5E9C1C" w:rsidR="001B00CB" w:rsidRPr="00A53549" w:rsidRDefault="00DB30DE" w:rsidP="001B00CB">
            <w:pPr>
              <w:ind w:left="0"/>
              <w:rPr>
                <w:b/>
                <w:szCs w:val="24"/>
                <w:lang w:eastAsia="ja-JP"/>
              </w:rPr>
            </w:pPr>
            <w:r>
              <w:rPr>
                <w:b/>
                <w:szCs w:val="24"/>
              </w:rPr>
              <w:t xml:space="preserve">Sign up </w:t>
            </w:r>
            <w:r w:rsidR="001B00CB" w:rsidRPr="00A53549">
              <w:rPr>
                <w:b/>
                <w:szCs w:val="24"/>
              </w:rPr>
              <w:t>Process</w:t>
            </w:r>
          </w:p>
        </w:tc>
      </w:tr>
      <w:tr w:rsidR="001B00CB" w:rsidRPr="00A53549" w14:paraId="0ECFF581" w14:textId="77777777" w:rsidTr="00B727A0">
        <w:trPr>
          <w:trHeight w:val="296"/>
        </w:trPr>
        <w:tc>
          <w:tcPr>
            <w:tcW w:w="1086" w:type="dxa"/>
            <w:gridSpan w:val="2"/>
          </w:tcPr>
          <w:p w14:paraId="6E13404A" w14:textId="77777777" w:rsidR="001B00CB" w:rsidRPr="00A53549" w:rsidRDefault="001B00CB" w:rsidP="001B00CB">
            <w:pPr>
              <w:ind w:left="0"/>
              <w:rPr>
                <w:b/>
                <w:szCs w:val="24"/>
                <w:lang w:eastAsia="ja-JP"/>
              </w:rPr>
            </w:pPr>
            <w:r w:rsidRPr="00A53549">
              <w:rPr>
                <w:b/>
                <w:szCs w:val="24"/>
                <w:lang w:eastAsia="ja-JP"/>
              </w:rPr>
              <w:t>2.1.2</w:t>
            </w:r>
          </w:p>
        </w:tc>
        <w:tc>
          <w:tcPr>
            <w:tcW w:w="1176" w:type="dxa"/>
            <w:gridSpan w:val="2"/>
          </w:tcPr>
          <w:p w14:paraId="73964387" w14:textId="77777777" w:rsidR="001B00CB" w:rsidRPr="00A53549" w:rsidRDefault="001B00CB" w:rsidP="001B00CB">
            <w:pPr>
              <w:ind w:left="0"/>
              <w:rPr>
                <w:b/>
                <w:szCs w:val="24"/>
              </w:rPr>
            </w:pPr>
            <w:r w:rsidRPr="00A53549">
              <w:rPr>
                <w:b/>
                <w:szCs w:val="24"/>
              </w:rPr>
              <w:t>F2</w:t>
            </w:r>
          </w:p>
        </w:tc>
        <w:tc>
          <w:tcPr>
            <w:tcW w:w="5157" w:type="dxa"/>
          </w:tcPr>
          <w:p w14:paraId="66A97A91" w14:textId="77777777" w:rsidR="001B00CB" w:rsidRPr="00A53549" w:rsidRDefault="001B00CB" w:rsidP="001B00CB">
            <w:pPr>
              <w:ind w:left="0"/>
              <w:rPr>
                <w:b/>
                <w:szCs w:val="24"/>
                <w:lang w:eastAsia="ja-JP"/>
              </w:rPr>
            </w:pPr>
            <w:r w:rsidRPr="00A53549">
              <w:rPr>
                <w:b/>
                <w:szCs w:val="24"/>
              </w:rPr>
              <w:t>Login Process</w:t>
            </w:r>
          </w:p>
        </w:tc>
      </w:tr>
      <w:tr w:rsidR="001B00CB" w:rsidRPr="00A53549" w14:paraId="7DF6DE42" w14:textId="77777777" w:rsidTr="00B727A0">
        <w:trPr>
          <w:trHeight w:val="296"/>
        </w:trPr>
        <w:tc>
          <w:tcPr>
            <w:tcW w:w="1086" w:type="dxa"/>
            <w:gridSpan w:val="2"/>
          </w:tcPr>
          <w:p w14:paraId="5B0A0DC2" w14:textId="77777777" w:rsidR="001B00CB" w:rsidRPr="00A53549" w:rsidRDefault="001B00CB" w:rsidP="001B00CB">
            <w:pPr>
              <w:ind w:left="0"/>
              <w:rPr>
                <w:b/>
                <w:szCs w:val="24"/>
                <w:lang w:eastAsia="ja-JP"/>
              </w:rPr>
            </w:pPr>
            <w:r w:rsidRPr="00A53549">
              <w:rPr>
                <w:b/>
                <w:szCs w:val="24"/>
                <w:lang w:eastAsia="ja-JP"/>
              </w:rPr>
              <w:t>2.1.3</w:t>
            </w:r>
          </w:p>
        </w:tc>
        <w:tc>
          <w:tcPr>
            <w:tcW w:w="1176" w:type="dxa"/>
            <w:gridSpan w:val="2"/>
          </w:tcPr>
          <w:p w14:paraId="2BBEB8A6" w14:textId="77777777" w:rsidR="001B00CB" w:rsidRPr="00A53549" w:rsidRDefault="001B00CB" w:rsidP="001B00CB">
            <w:pPr>
              <w:ind w:left="0"/>
              <w:rPr>
                <w:b/>
                <w:szCs w:val="24"/>
              </w:rPr>
            </w:pPr>
            <w:r w:rsidRPr="00A53549">
              <w:rPr>
                <w:b/>
                <w:szCs w:val="24"/>
              </w:rPr>
              <w:t>F3</w:t>
            </w:r>
          </w:p>
        </w:tc>
        <w:tc>
          <w:tcPr>
            <w:tcW w:w="5157" w:type="dxa"/>
          </w:tcPr>
          <w:p w14:paraId="4EBE84BB" w14:textId="77777777" w:rsidR="001B00CB" w:rsidRPr="00A53549" w:rsidRDefault="001B00CB" w:rsidP="001B00CB">
            <w:pPr>
              <w:ind w:left="0"/>
              <w:rPr>
                <w:b/>
                <w:szCs w:val="24"/>
                <w:lang w:eastAsia="ja-JP"/>
              </w:rPr>
            </w:pPr>
            <w:r w:rsidRPr="00A53549">
              <w:rPr>
                <w:b/>
                <w:szCs w:val="24"/>
              </w:rPr>
              <w:t>Forgot Password Process</w:t>
            </w:r>
          </w:p>
        </w:tc>
      </w:tr>
      <w:tr w:rsidR="001B00CB" w:rsidRPr="00A53549" w14:paraId="2E4E8FCB" w14:textId="77777777" w:rsidTr="00B727A0">
        <w:trPr>
          <w:trHeight w:val="296"/>
        </w:trPr>
        <w:tc>
          <w:tcPr>
            <w:tcW w:w="1086" w:type="dxa"/>
            <w:gridSpan w:val="2"/>
          </w:tcPr>
          <w:p w14:paraId="02B99280" w14:textId="77777777" w:rsidR="001B00CB" w:rsidRPr="00A53549" w:rsidRDefault="001B00CB" w:rsidP="001B00CB">
            <w:pPr>
              <w:ind w:left="0"/>
              <w:rPr>
                <w:b/>
                <w:szCs w:val="24"/>
                <w:lang w:eastAsia="ja-JP"/>
              </w:rPr>
            </w:pPr>
            <w:r w:rsidRPr="00A53549">
              <w:rPr>
                <w:b/>
                <w:szCs w:val="24"/>
                <w:lang w:eastAsia="ja-JP"/>
              </w:rPr>
              <w:t>2.1.4</w:t>
            </w:r>
          </w:p>
        </w:tc>
        <w:tc>
          <w:tcPr>
            <w:tcW w:w="1176" w:type="dxa"/>
            <w:gridSpan w:val="2"/>
          </w:tcPr>
          <w:p w14:paraId="2435EA2E" w14:textId="77777777" w:rsidR="001B00CB" w:rsidRPr="00A53549" w:rsidRDefault="001B00CB" w:rsidP="001B00CB">
            <w:pPr>
              <w:ind w:left="0"/>
              <w:rPr>
                <w:b/>
                <w:szCs w:val="24"/>
              </w:rPr>
            </w:pPr>
            <w:r w:rsidRPr="00A53549">
              <w:rPr>
                <w:b/>
                <w:szCs w:val="24"/>
              </w:rPr>
              <w:t>F4</w:t>
            </w:r>
          </w:p>
        </w:tc>
        <w:tc>
          <w:tcPr>
            <w:tcW w:w="5157" w:type="dxa"/>
          </w:tcPr>
          <w:p w14:paraId="4365AA99" w14:textId="77777777" w:rsidR="001B00CB" w:rsidRPr="00A53549" w:rsidRDefault="001B00CB" w:rsidP="001B00CB">
            <w:pPr>
              <w:ind w:left="0"/>
              <w:rPr>
                <w:b/>
                <w:szCs w:val="24"/>
                <w:lang w:eastAsia="ja-JP"/>
              </w:rPr>
            </w:pPr>
            <w:r w:rsidRPr="00A53549">
              <w:rPr>
                <w:b/>
                <w:szCs w:val="24"/>
              </w:rPr>
              <w:t>Change Password Process</w:t>
            </w:r>
          </w:p>
        </w:tc>
      </w:tr>
      <w:tr w:rsidR="001B00CB" w:rsidRPr="00A53549" w14:paraId="3EA4764F" w14:textId="77777777" w:rsidTr="00B727A0">
        <w:trPr>
          <w:trHeight w:val="296"/>
        </w:trPr>
        <w:tc>
          <w:tcPr>
            <w:tcW w:w="1086" w:type="dxa"/>
            <w:gridSpan w:val="2"/>
          </w:tcPr>
          <w:p w14:paraId="16EF1AEB" w14:textId="77777777" w:rsidR="001B00CB" w:rsidRPr="00A53549" w:rsidRDefault="001B00CB" w:rsidP="001B00CB">
            <w:pPr>
              <w:ind w:left="0"/>
              <w:rPr>
                <w:b/>
                <w:szCs w:val="24"/>
                <w:lang w:eastAsia="ja-JP"/>
              </w:rPr>
            </w:pPr>
            <w:r w:rsidRPr="00A53549">
              <w:rPr>
                <w:b/>
                <w:szCs w:val="24"/>
                <w:lang w:eastAsia="ja-JP"/>
              </w:rPr>
              <w:t>2.1.5</w:t>
            </w:r>
          </w:p>
        </w:tc>
        <w:tc>
          <w:tcPr>
            <w:tcW w:w="1176" w:type="dxa"/>
            <w:gridSpan w:val="2"/>
          </w:tcPr>
          <w:p w14:paraId="6DE85760" w14:textId="77777777" w:rsidR="001B00CB" w:rsidRPr="00A53549" w:rsidRDefault="001B00CB" w:rsidP="001B00CB">
            <w:pPr>
              <w:ind w:left="0"/>
              <w:rPr>
                <w:b/>
                <w:szCs w:val="24"/>
              </w:rPr>
            </w:pPr>
            <w:r w:rsidRPr="00A53549">
              <w:rPr>
                <w:b/>
                <w:szCs w:val="24"/>
              </w:rPr>
              <w:t>F5</w:t>
            </w:r>
          </w:p>
        </w:tc>
        <w:tc>
          <w:tcPr>
            <w:tcW w:w="5157" w:type="dxa"/>
          </w:tcPr>
          <w:p w14:paraId="056CEBF3" w14:textId="77777777" w:rsidR="001B00CB" w:rsidRPr="00A53549" w:rsidRDefault="001B00CB" w:rsidP="001B00CB">
            <w:pPr>
              <w:ind w:left="0"/>
              <w:rPr>
                <w:b/>
                <w:szCs w:val="24"/>
                <w:lang w:eastAsia="ja-JP"/>
              </w:rPr>
            </w:pPr>
            <w:r w:rsidRPr="00A53549">
              <w:rPr>
                <w:b/>
                <w:szCs w:val="24"/>
              </w:rPr>
              <w:t>Update Account Process</w:t>
            </w:r>
          </w:p>
        </w:tc>
      </w:tr>
      <w:tr w:rsidR="001B00CB" w:rsidRPr="00A53549" w14:paraId="49677588" w14:textId="77777777" w:rsidTr="00B727A0">
        <w:trPr>
          <w:trHeight w:val="296"/>
        </w:trPr>
        <w:tc>
          <w:tcPr>
            <w:tcW w:w="1086" w:type="dxa"/>
            <w:gridSpan w:val="2"/>
          </w:tcPr>
          <w:p w14:paraId="465B94E8" w14:textId="77777777" w:rsidR="001B00CB" w:rsidRPr="00A53549" w:rsidRDefault="001B00CB" w:rsidP="001B00CB">
            <w:pPr>
              <w:ind w:left="0"/>
              <w:rPr>
                <w:b/>
                <w:szCs w:val="24"/>
                <w:lang w:eastAsia="ja-JP"/>
              </w:rPr>
            </w:pPr>
            <w:r w:rsidRPr="00A53549">
              <w:rPr>
                <w:b/>
                <w:szCs w:val="24"/>
                <w:lang w:eastAsia="ja-JP"/>
              </w:rPr>
              <w:t>2.1.6</w:t>
            </w:r>
          </w:p>
        </w:tc>
        <w:tc>
          <w:tcPr>
            <w:tcW w:w="1176" w:type="dxa"/>
            <w:gridSpan w:val="2"/>
          </w:tcPr>
          <w:p w14:paraId="426C6AD0" w14:textId="77777777" w:rsidR="001B00CB" w:rsidRPr="00A53549" w:rsidRDefault="001B00CB" w:rsidP="001B00CB">
            <w:pPr>
              <w:ind w:left="0"/>
              <w:rPr>
                <w:b/>
                <w:szCs w:val="24"/>
              </w:rPr>
            </w:pPr>
            <w:r w:rsidRPr="00A53549">
              <w:rPr>
                <w:b/>
                <w:szCs w:val="24"/>
              </w:rPr>
              <w:t>F6</w:t>
            </w:r>
          </w:p>
        </w:tc>
        <w:tc>
          <w:tcPr>
            <w:tcW w:w="5157" w:type="dxa"/>
          </w:tcPr>
          <w:p w14:paraId="544A81EE" w14:textId="3CEC9ADB" w:rsidR="001B00CB" w:rsidRPr="00A53549" w:rsidRDefault="001B00CB" w:rsidP="001B00CB">
            <w:pPr>
              <w:ind w:left="0"/>
              <w:rPr>
                <w:b/>
                <w:szCs w:val="24"/>
                <w:lang w:eastAsia="ja-JP"/>
              </w:rPr>
            </w:pPr>
            <w:r w:rsidRPr="00A53549">
              <w:rPr>
                <w:b/>
                <w:szCs w:val="24"/>
              </w:rPr>
              <w:t xml:space="preserve">Search </w:t>
            </w:r>
            <w:r w:rsidR="00DB30DE">
              <w:rPr>
                <w:b/>
                <w:szCs w:val="24"/>
              </w:rPr>
              <w:t>Turf</w:t>
            </w:r>
          </w:p>
        </w:tc>
      </w:tr>
      <w:tr w:rsidR="001B00CB" w:rsidRPr="00A53549" w14:paraId="2BA3DF31" w14:textId="77777777" w:rsidTr="00B727A0">
        <w:trPr>
          <w:trHeight w:val="284"/>
        </w:trPr>
        <w:tc>
          <w:tcPr>
            <w:tcW w:w="1086" w:type="dxa"/>
            <w:gridSpan w:val="2"/>
          </w:tcPr>
          <w:p w14:paraId="2114B5BB" w14:textId="77777777" w:rsidR="001B00CB" w:rsidRPr="00A53549" w:rsidRDefault="001B00CB" w:rsidP="001B00CB">
            <w:pPr>
              <w:ind w:left="0"/>
              <w:rPr>
                <w:b/>
                <w:szCs w:val="24"/>
                <w:lang w:eastAsia="ja-JP"/>
              </w:rPr>
            </w:pPr>
            <w:r w:rsidRPr="00A53549">
              <w:rPr>
                <w:b/>
                <w:szCs w:val="24"/>
                <w:lang w:eastAsia="ja-JP"/>
              </w:rPr>
              <w:t>2.1.7</w:t>
            </w:r>
          </w:p>
        </w:tc>
        <w:tc>
          <w:tcPr>
            <w:tcW w:w="1176" w:type="dxa"/>
            <w:gridSpan w:val="2"/>
          </w:tcPr>
          <w:p w14:paraId="328C79D0" w14:textId="77777777" w:rsidR="001B00CB" w:rsidRPr="00A53549" w:rsidRDefault="001B00CB" w:rsidP="001B00CB">
            <w:pPr>
              <w:ind w:left="0"/>
              <w:rPr>
                <w:b/>
                <w:szCs w:val="24"/>
              </w:rPr>
            </w:pPr>
            <w:r w:rsidRPr="00A53549">
              <w:rPr>
                <w:b/>
                <w:szCs w:val="24"/>
              </w:rPr>
              <w:t>F7</w:t>
            </w:r>
          </w:p>
        </w:tc>
        <w:tc>
          <w:tcPr>
            <w:tcW w:w="5157" w:type="dxa"/>
          </w:tcPr>
          <w:p w14:paraId="5229E0DA" w14:textId="70EB316A" w:rsidR="001B00CB" w:rsidRPr="00A53549" w:rsidRDefault="00DB30DE" w:rsidP="001B00CB">
            <w:pPr>
              <w:ind w:left="0"/>
              <w:rPr>
                <w:b/>
                <w:szCs w:val="24"/>
              </w:rPr>
            </w:pPr>
            <w:r>
              <w:rPr>
                <w:b/>
                <w:szCs w:val="24"/>
              </w:rPr>
              <w:t xml:space="preserve">Turf Description </w:t>
            </w:r>
          </w:p>
        </w:tc>
      </w:tr>
      <w:tr w:rsidR="001B00CB" w:rsidRPr="00A53549" w14:paraId="2AE74B44" w14:textId="77777777" w:rsidTr="00B727A0">
        <w:trPr>
          <w:trHeight w:val="296"/>
        </w:trPr>
        <w:tc>
          <w:tcPr>
            <w:tcW w:w="1086" w:type="dxa"/>
            <w:gridSpan w:val="2"/>
          </w:tcPr>
          <w:p w14:paraId="48B62607" w14:textId="77777777" w:rsidR="001B00CB" w:rsidRPr="00A53549" w:rsidRDefault="001B00CB" w:rsidP="001B00CB">
            <w:pPr>
              <w:ind w:left="0"/>
              <w:rPr>
                <w:b/>
                <w:szCs w:val="24"/>
                <w:lang w:eastAsia="ja-JP"/>
              </w:rPr>
            </w:pPr>
            <w:r w:rsidRPr="00A53549">
              <w:rPr>
                <w:b/>
                <w:szCs w:val="24"/>
                <w:lang w:eastAsia="ja-JP"/>
              </w:rPr>
              <w:t>2.1.8</w:t>
            </w:r>
          </w:p>
        </w:tc>
        <w:tc>
          <w:tcPr>
            <w:tcW w:w="1176" w:type="dxa"/>
            <w:gridSpan w:val="2"/>
          </w:tcPr>
          <w:p w14:paraId="0EDDC279" w14:textId="77777777" w:rsidR="001B00CB" w:rsidRPr="00A53549" w:rsidRDefault="001B00CB" w:rsidP="001B00CB">
            <w:pPr>
              <w:ind w:left="0"/>
              <w:rPr>
                <w:b/>
                <w:szCs w:val="24"/>
              </w:rPr>
            </w:pPr>
            <w:r w:rsidRPr="00A53549">
              <w:rPr>
                <w:b/>
                <w:szCs w:val="24"/>
              </w:rPr>
              <w:t>F8</w:t>
            </w:r>
          </w:p>
        </w:tc>
        <w:tc>
          <w:tcPr>
            <w:tcW w:w="5157" w:type="dxa"/>
          </w:tcPr>
          <w:p w14:paraId="6C7A4CF5" w14:textId="00B9E37B" w:rsidR="001B00CB" w:rsidRPr="00A53549" w:rsidRDefault="001B00CB" w:rsidP="001B00CB">
            <w:pPr>
              <w:ind w:left="0"/>
              <w:rPr>
                <w:b/>
                <w:szCs w:val="24"/>
                <w:lang w:eastAsia="ja-JP"/>
              </w:rPr>
            </w:pPr>
            <w:r w:rsidRPr="00A53549">
              <w:rPr>
                <w:b/>
                <w:szCs w:val="24"/>
              </w:rPr>
              <w:t xml:space="preserve">Update </w:t>
            </w:r>
            <w:r w:rsidR="00DB30DE">
              <w:rPr>
                <w:b/>
                <w:szCs w:val="24"/>
              </w:rPr>
              <w:t>T</w:t>
            </w:r>
          </w:p>
        </w:tc>
      </w:tr>
      <w:tr w:rsidR="001B00CB" w:rsidRPr="00A53549" w14:paraId="777CB30E" w14:textId="77777777" w:rsidTr="00B727A0">
        <w:trPr>
          <w:trHeight w:val="296"/>
        </w:trPr>
        <w:tc>
          <w:tcPr>
            <w:tcW w:w="1086" w:type="dxa"/>
            <w:gridSpan w:val="2"/>
          </w:tcPr>
          <w:p w14:paraId="063F37B7" w14:textId="77777777" w:rsidR="001B00CB" w:rsidRPr="00A53549" w:rsidRDefault="001B00CB" w:rsidP="001B00CB">
            <w:pPr>
              <w:ind w:left="0"/>
              <w:rPr>
                <w:b/>
                <w:szCs w:val="24"/>
                <w:lang w:eastAsia="ja-JP"/>
              </w:rPr>
            </w:pPr>
            <w:r w:rsidRPr="00A53549">
              <w:rPr>
                <w:b/>
                <w:szCs w:val="24"/>
                <w:lang w:eastAsia="ja-JP"/>
              </w:rPr>
              <w:t>2.1.9</w:t>
            </w:r>
          </w:p>
        </w:tc>
        <w:tc>
          <w:tcPr>
            <w:tcW w:w="1176" w:type="dxa"/>
            <w:gridSpan w:val="2"/>
          </w:tcPr>
          <w:p w14:paraId="424909F3" w14:textId="77777777" w:rsidR="001B00CB" w:rsidRPr="00A53549" w:rsidRDefault="001B00CB" w:rsidP="001B00CB">
            <w:pPr>
              <w:ind w:left="0"/>
              <w:rPr>
                <w:b/>
                <w:szCs w:val="24"/>
              </w:rPr>
            </w:pPr>
            <w:r w:rsidRPr="00A53549">
              <w:rPr>
                <w:b/>
                <w:szCs w:val="24"/>
              </w:rPr>
              <w:t>F9</w:t>
            </w:r>
          </w:p>
        </w:tc>
        <w:tc>
          <w:tcPr>
            <w:tcW w:w="5157" w:type="dxa"/>
          </w:tcPr>
          <w:p w14:paraId="070F7809" w14:textId="5CE07E14" w:rsidR="001B00CB" w:rsidRPr="00A53549" w:rsidRDefault="001B00CB" w:rsidP="001B00CB">
            <w:pPr>
              <w:ind w:left="0"/>
              <w:rPr>
                <w:b/>
                <w:szCs w:val="24"/>
                <w:lang w:eastAsia="ja-JP"/>
              </w:rPr>
            </w:pPr>
            <w:r w:rsidRPr="00A53549">
              <w:rPr>
                <w:b/>
                <w:szCs w:val="24"/>
              </w:rPr>
              <w:t>Dele</w:t>
            </w:r>
            <w:r w:rsidR="00DB30DE">
              <w:rPr>
                <w:b/>
                <w:szCs w:val="24"/>
              </w:rPr>
              <w:t>te Turf Information</w:t>
            </w:r>
          </w:p>
        </w:tc>
      </w:tr>
      <w:tr w:rsidR="001B00CB" w:rsidRPr="00A53549" w14:paraId="1306C101" w14:textId="77777777" w:rsidTr="00B727A0">
        <w:trPr>
          <w:trHeight w:val="296"/>
        </w:trPr>
        <w:tc>
          <w:tcPr>
            <w:tcW w:w="1086" w:type="dxa"/>
            <w:gridSpan w:val="2"/>
          </w:tcPr>
          <w:p w14:paraId="05EE0C5C" w14:textId="77777777" w:rsidR="001B00CB" w:rsidRPr="00A53549" w:rsidRDefault="001B00CB" w:rsidP="001B00CB">
            <w:pPr>
              <w:ind w:left="0"/>
              <w:rPr>
                <w:b/>
                <w:szCs w:val="24"/>
                <w:lang w:eastAsia="ja-JP"/>
              </w:rPr>
            </w:pPr>
            <w:r w:rsidRPr="00A53549">
              <w:rPr>
                <w:b/>
                <w:szCs w:val="24"/>
                <w:lang w:eastAsia="ja-JP"/>
              </w:rPr>
              <w:t>2.1.10</w:t>
            </w:r>
          </w:p>
        </w:tc>
        <w:tc>
          <w:tcPr>
            <w:tcW w:w="1176" w:type="dxa"/>
            <w:gridSpan w:val="2"/>
          </w:tcPr>
          <w:p w14:paraId="185CEB08" w14:textId="77777777" w:rsidR="001B00CB" w:rsidRPr="00A53549" w:rsidRDefault="001B00CB" w:rsidP="001B00CB">
            <w:pPr>
              <w:ind w:left="0"/>
              <w:rPr>
                <w:b/>
                <w:szCs w:val="24"/>
                <w:lang w:eastAsia="ja-JP"/>
              </w:rPr>
            </w:pPr>
            <w:r w:rsidRPr="00A53549">
              <w:rPr>
                <w:b/>
                <w:szCs w:val="24"/>
                <w:lang w:eastAsia="ja-JP"/>
              </w:rPr>
              <w:t>F10</w:t>
            </w:r>
          </w:p>
        </w:tc>
        <w:tc>
          <w:tcPr>
            <w:tcW w:w="5157" w:type="dxa"/>
          </w:tcPr>
          <w:p w14:paraId="3FB161EE" w14:textId="1B0B60B0" w:rsidR="001B00CB" w:rsidRPr="00A53549" w:rsidRDefault="001B00CB" w:rsidP="001B00CB">
            <w:pPr>
              <w:ind w:left="0"/>
              <w:rPr>
                <w:b/>
                <w:szCs w:val="24"/>
                <w:lang w:eastAsia="ja-JP"/>
              </w:rPr>
            </w:pPr>
            <w:r w:rsidRPr="00A53549">
              <w:rPr>
                <w:b/>
                <w:szCs w:val="24"/>
              </w:rPr>
              <w:t xml:space="preserve">Browse existing </w:t>
            </w:r>
            <w:r w:rsidR="00DB30DE">
              <w:rPr>
                <w:b/>
                <w:szCs w:val="24"/>
              </w:rPr>
              <w:t>Turf</w:t>
            </w:r>
            <w:r w:rsidRPr="00A53549">
              <w:rPr>
                <w:b/>
                <w:szCs w:val="24"/>
              </w:rPr>
              <w:t xml:space="preserve"> price</w:t>
            </w:r>
          </w:p>
        </w:tc>
      </w:tr>
      <w:tr w:rsidR="001B00CB" w:rsidRPr="00A53549" w14:paraId="5D98E94B" w14:textId="77777777" w:rsidTr="00B727A0">
        <w:trPr>
          <w:trHeight w:val="102"/>
        </w:trPr>
        <w:tc>
          <w:tcPr>
            <w:tcW w:w="1086" w:type="dxa"/>
            <w:gridSpan w:val="2"/>
            <w:tcBorders>
              <w:right w:val="single" w:sz="4" w:space="0" w:color="FFFFFF" w:themeColor="background1"/>
            </w:tcBorders>
          </w:tcPr>
          <w:p w14:paraId="0526F92A" w14:textId="77777777" w:rsidR="001B00CB" w:rsidRPr="00A53549" w:rsidRDefault="001B00CB" w:rsidP="001B00CB">
            <w:pPr>
              <w:ind w:left="0"/>
              <w:rPr>
                <w:b/>
                <w:szCs w:val="24"/>
                <w:lang w:eastAsia="ja-JP"/>
              </w:rPr>
            </w:pPr>
            <w:r w:rsidRPr="00A53549">
              <w:rPr>
                <w:b/>
                <w:szCs w:val="24"/>
                <w:lang w:eastAsia="ja-JP"/>
              </w:rPr>
              <w:t>2.2</w:t>
            </w:r>
          </w:p>
        </w:tc>
        <w:tc>
          <w:tcPr>
            <w:tcW w:w="6333" w:type="dxa"/>
            <w:gridSpan w:val="3"/>
            <w:tcBorders>
              <w:left w:val="single" w:sz="4" w:space="0" w:color="FFFFFF" w:themeColor="background1"/>
            </w:tcBorders>
          </w:tcPr>
          <w:p w14:paraId="433183C5" w14:textId="3F2E575B" w:rsidR="001B00CB" w:rsidRPr="00A53549" w:rsidRDefault="003A701F" w:rsidP="001B00CB">
            <w:pPr>
              <w:ind w:left="0"/>
              <w:rPr>
                <w:b/>
                <w:szCs w:val="24"/>
              </w:rPr>
            </w:pPr>
            <w:r>
              <w:rPr>
                <w:b/>
                <w:szCs w:val="24"/>
              </w:rPr>
              <w:t>Admin</w:t>
            </w:r>
            <w:r w:rsidR="001B00CB" w:rsidRPr="00A53549">
              <w:rPr>
                <w:b/>
                <w:szCs w:val="24"/>
              </w:rPr>
              <w:t xml:space="preserve"> Module</w:t>
            </w:r>
          </w:p>
        </w:tc>
      </w:tr>
      <w:tr w:rsidR="001B00CB" w:rsidRPr="00A53549" w14:paraId="75CC6535" w14:textId="77777777" w:rsidTr="00B727A0">
        <w:trPr>
          <w:trHeight w:val="284"/>
        </w:trPr>
        <w:tc>
          <w:tcPr>
            <w:tcW w:w="1086" w:type="dxa"/>
            <w:gridSpan w:val="2"/>
          </w:tcPr>
          <w:p w14:paraId="3DB4B6A9" w14:textId="4ABBC881" w:rsidR="001B00CB" w:rsidRPr="00A53549" w:rsidRDefault="001B00CB" w:rsidP="001B00CB">
            <w:pPr>
              <w:ind w:left="0"/>
              <w:rPr>
                <w:b/>
                <w:szCs w:val="24"/>
                <w:lang w:eastAsia="ja-JP"/>
              </w:rPr>
            </w:pPr>
            <w:r w:rsidRPr="00A53549">
              <w:rPr>
                <w:b/>
                <w:szCs w:val="24"/>
                <w:lang w:eastAsia="ja-JP"/>
              </w:rPr>
              <w:t>2.2.</w:t>
            </w:r>
            <w:r w:rsidR="003A701F">
              <w:rPr>
                <w:b/>
                <w:szCs w:val="24"/>
                <w:lang w:eastAsia="ja-JP"/>
              </w:rPr>
              <w:t>1</w:t>
            </w:r>
          </w:p>
        </w:tc>
        <w:tc>
          <w:tcPr>
            <w:tcW w:w="1176" w:type="dxa"/>
            <w:gridSpan w:val="2"/>
          </w:tcPr>
          <w:p w14:paraId="58D03D5F" w14:textId="47510BB5"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1</w:t>
            </w:r>
          </w:p>
        </w:tc>
        <w:tc>
          <w:tcPr>
            <w:tcW w:w="5157" w:type="dxa"/>
          </w:tcPr>
          <w:p w14:paraId="47CF4665" w14:textId="77777777" w:rsidR="001B00CB" w:rsidRPr="00A53549" w:rsidRDefault="001B00CB" w:rsidP="001B00CB">
            <w:pPr>
              <w:ind w:left="0"/>
              <w:rPr>
                <w:b/>
                <w:szCs w:val="24"/>
                <w:lang w:eastAsia="ja-JP"/>
              </w:rPr>
            </w:pPr>
            <w:r w:rsidRPr="00A53549">
              <w:rPr>
                <w:b/>
                <w:szCs w:val="24"/>
              </w:rPr>
              <w:t>Login Process</w:t>
            </w:r>
          </w:p>
        </w:tc>
      </w:tr>
      <w:tr w:rsidR="001B00CB" w:rsidRPr="00A53549" w14:paraId="77BEAE6B" w14:textId="77777777" w:rsidTr="00B727A0">
        <w:trPr>
          <w:trHeight w:val="296"/>
        </w:trPr>
        <w:tc>
          <w:tcPr>
            <w:tcW w:w="1086" w:type="dxa"/>
            <w:gridSpan w:val="2"/>
          </w:tcPr>
          <w:p w14:paraId="3D539E43" w14:textId="77777777" w:rsidR="001B00CB" w:rsidRPr="00A53549" w:rsidRDefault="001B00CB" w:rsidP="001B00CB">
            <w:pPr>
              <w:ind w:left="0"/>
              <w:rPr>
                <w:b/>
                <w:szCs w:val="24"/>
                <w:lang w:eastAsia="ja-JP"/>
              </w:rPr>
            </w:pPr>
            <w:r w:rsidRPr="00A53549">
              <w:rPr>
                <w:b/>
                <w:szCs w:val="24"/>
                <w:lang w:eastAsia="ja-JP"/>
              </w:rPr>
              <w:t>2.2.3</w:t>
            </w:r>
          </w:p>
        </w:tc>
        <w:tc>
          <w:tcPr>
            <w:tcW w:w="1176" w:type="dxa"/>
            <w:gridSpan w:val="2"/>
          </w:tcPr>
          <w:p w14:paraId="4BEB3B7E" w14:textId="6E182B24"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2</w:t>
            </w:r>
          </w:p>
        </w:tc>
        <w:tc>
          <w:tcPr>
            <w:tcW w:w="5157" w:type="dxa"/>
          </w:tcPr>
          <w:p w14:paraId="1A5631BC" w14:textId="77777777" w:rsidR="001B00CB" w:rsidRPr="00A53549" w:rsidRDefault="001B00CB" w:rsidP="001B00CB">
            <w:pPr>
              <w:ind w:left="0"/>
              <w:rPr>
                <w:b/>
                <w:szCs w:val="24"/>
                <w:lang w:eastAsia="ja-JP"/>
              </w:rPr>
            </w:pPr>
            <w:r w:rsidRPr="00A53549">
              <w:rPr>
                <w:b/>
                <w:szCs w:val="24"/>
              </w:rPr>
              <w:t>Forgot Password Process</w:t>
            </w:r>
          </w:p>
        </w:tc>
      </w:tr>
      <w:tr w:rsidR="001B00CB" w:rsidRPr="00A53549" w14:paraId="38158877" w14:textId="77777777" w:rsidTr="00B727A0">
        <w:trPr>
          <w:trHeight w:val="296"/>
        </w:trPr>
        <w:tc>
          <w:tcPr>
            <w:tcW w:w="1086" w:type="dxa"/>
            <w:gridSpan w:val="2"/>
          </w:tcPr>
          <w:p w14:paraId="693636C1" w14:textId="77777777" w:rsidR="001B00CB" w:rsidRPr="00A53549" w:rsidRDefault="001B00CB" w:rsidP="001B00CB">
            <w:pPr>
              <w:ind w:left="0"/>
              <w:rPr>
                <w:b/>
                <w:szCs w:val="24"/>
                <w:lang w:eastAsia="ja-JP"/>
              </w:rPr>
            </w:pPr>
            <w:r w:rsidRPr="00A53549">
              <w:rPr>
                <w:b/>
                <w:szCs w:val="24"/>
                <w:lang w:eastAsia="ja-JP"/>
              </w:rPr>
              <w:t>2.2.4</w:t>
            </w:r>
          </w:p>
        </w:tc>
        <w:tc>
          <w:tcPr>
            <w:tcW w:w="1176" w:type="dxa"/>
            <w:gridSpan w:val="2"/>
          </w:tcPr>
          <w:p w14:paraId="5FDF7BEE" w14:textId="084F3D90"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3</w:t>
            </w:r>
          </w:p>
        </w:tc>
        <w:tc>
          <w:tcPr>
            <w:tcW w:w="5157" w:type="dxa"/>
          </w:tcPr>
          <w:p w14:paraId="1BA22FEE" w14:textId="77777777" w:rsidR="001B00CB" w:rsidRPr="00A53549" w:rsidRDefault="001B00CB" w:rsidP="001B00CB">
            <w:pPr>
              <w:ind w:left="0"/>
              <w:rPr>
                <w:b/>
                <w:szCs w:val="24"/>
                <w:lang w:eastAsia="ja-JP"/>
              </w:rPr>
            </w:pPr>
            <w:r w:rsidRPr="00A53549">
              <w:rPr>
                <w:b/>
                <w:szCs w:val="24"/>
              </w:rPr>
              <w:t>Change Password Process</w:t>
            </w:r>
          </w:p>
        </w:tc>
      </w:tr>
      <w:tr w:rsidR="001B00CB" w:rsidRPr="00A53549" w14:paraId="418E3C80" w14:textId="77777777" w:rsidTr="00B727A0">
        <w:trPr>
          <w:trHeight w:val="296"/>
        </w:trPr>
        <w:tc>
          <w:tcPr>
            <w:tcW w:w="1086" w:type="dxa"/>
            <w:gridSpan w:val="2"/>
          </w:tcPr>
          <w:p w14:paraId="2D211041" w14:textId="77777777" w:rsidR="001B00CB" w:rsidRPr="00A53549" w:rsidRDefault="001B00CB" w:rsidP="001B00CB">
            <w:pPr>
              <w:ind w:left="0"/>
              <w:rPr>
                <w:b/>
                <w:szCs w:val="24"/>
                <w:lang w:eastAsia="ja-JP"/>
              </w:rPr>
            </w:pPr>
            <w:r w:rsidRPr="00A53549">
              <w:rPr>
                <w:b/>
                <w:szCs w:val="24"/>
                <w:lang w:eastAsia="ja-JP"/>
              </w:rPr>
              <w:t>2.2.5</w:t>
            </w:r>
          </w:p>
        </w:tc>
        <w:tc>
          <w:tcPr>
            <w:tcW w:w="1176" w:type="dxa"/>
            <w:gridSpan w:val="2"/>
          </w:tcPr>
          <w:p w14:paraId="68794AFA" w14:textId="14497F80" w:rsidR="001B00CB" w:rsidRPr="00A53549" w:rsidRDefault="001B00CB" w:rsidP="001B00CB">
            <w:pPr>
              <w:ind w:left="0"/>
              <w:rPr>
                <w:b/>
                <w:szCs w:val="24"/>
              </w:rPr>
            </w:pPr>
            <w:r w:rsidRPr="00A53549">
              <w:rPr>
                <w:b/>
                <w:szCs w:val="24"/>
              </w:rPr>
              <w:t>F</w:t>
            </w:r>
            <w:r w:rsidR="00276BA8" w:rsidRPr="00A53549">
              <w:rPr>
                <w:b/>
                <w:szCs w:val="24"/>
              </w:rPr>
              <w:t>1</w:t>
            </w:r>
            <w:r w:rsidR="003A701F">
              <w:rPr>
                <w:b/>
                <w:szCs w:val="24"/>
              </w:rPr>
              <w:t>4</w:t>
            </w:r>
          </w:p>
        </w:tc>
        <w:tc>
          <w:tcPr>
            <w:tcW w:w="5157" w:type="dxa"/>
          </w:tcPr>
          <w:p w14:paraId="103E4FF6" w14:textId="77777777" w:rsidR="001B00CB" w:rsidRPr="00A53549" w:rsidRDefault="001B00CB" w:rsidP="001B00CB">
            <w:pPr>
              <w:ind w:left="0"/>
              <w:rPr>
                <w:b/>
                <w:szCs w:val="24"/>
                <w:lang w:eastAsia="ja-JP"/>
              </w:rPr>
            </w:pPr>
            <w:r w:rsidRPr="00A53549">
              <w:rPr>
                <w:b/>
                <w:szCs w:val="24"/>
              </w:rPr>
              <w:t>Update Account Process</w:t>
            </w:r>
          </w:p>
        </w:tc>
      </w:tr>
      <w:tr w:rsidR="001B00CB" w:rsidRPr="00A53549" w14:paraId="00332809" w14:textId="77777777" w:rsidTr="00B727A0">
        <w:trPr>
          <w:trHeight w:val="296"/>
        </w:trPr>
        <w:tc>
          <w:tcPr>
            <w:tcW w:w="1086" w:type="dxa"/>
            <w:gridSpan w:val="2"/>
          </w:tcPr>
          <w:p w14:paraId="08B3D3D1" w14:textId="77777777" w:rsidR="001B00CB" w:rsidRPr="00A53549" w:rsidRDefault="001B00CB" w:rsidP="001B00CB">
            <w:pPr>
              <w:ind w:left="0"/>
              <w:rPr>
                <w:b/>
                <w:szCs w:val="24"/>
                <w:lang w:eastAsia="ja-JP"/>
              </w:rPr>
            </w:pPr>
            <w:r w:rsidRPr="00A53549">
              <w:rPr>
                <w:b/>
                <w:szCs w:val="24"/>
                <w:lang w:eastAsia="ja-JP"/>
              </w:rPr>
              <w:t>2.2.6</w:t>
            </w:r>
          </w:p>
        </w:tc>
        <w:tc>
          <w:tcPr>
            <w:tcW w:w="1176" w:type="dxa"/>
            <w:gridSpan w:val="2"/>
          </w:tcPr>
          <w:p w14:paraId="75D1C02E" w14:textId="2451093A" w:rsidR="001B00CB" w:rsidRPr="00A53549" w:rsidRDefault="001B00CB" w:rsidP="001B00CB">
            <w:pPr>
              <w:ind w:left="0"/>
              <w:rPr>
                <w:b/>
                <w:szCs w:val="24"/>
                <w:lang w:eastAsia="ja-JP"/>
              </w:rPr>
            </w:pPr>
            <w:r w:rsidRPr="00A53549">
              <w:rPr>
                <w:b/>
                <w:szCs w:val="24"/>
                <w:lang w:eastAsia="ja-JP"/>
              </w:rPr>
              <w:t>F</w:t>
            </w:r>
            <w:r w:rsidR="00276BA8" w:rsidRPr="00A53549">
              <w:rPr>
                <w:b/>
                <w:szCs w:val="24"/>
                <w:lang w:eastAsia="ja-JP"/>
              </w:rPr>
              <w:t>1</w:t>
            </w:r>
            <w:r w:rsidR="003A701F">
              <w:rPr>
                <w:b/>
                <w:szCs w:val="24"/>
                <w:lang w:eastAsia="ja-JP"/>
              </w:rPr>
              <w:t>5</w:t>
            </w:r>
          </w:p>
        </w:tc>
        <w:tc>
          <w:tcPr>
            <w:tcW w:w="5157" w:type="dxa"/>
          </w:tcPr>
          <w:p w14:paraId="0AC69AF4" w14:textId="1D7FA34D" w:rsidR="001B00CB" w:rsidRPr="00A53549" w:rsidRDefault="003A701F" w:rsidP="001B00CB">
            <w:pPr>
              <w:ind w:left="0"/>
              <w:rPr>
                <w:b/>
                <w:szCs w:val="24"/>
                <w:lang w:eastAsia="ja-JP"/>
              </w:rPr>
            </w:pPr>
            <w:r>
              <w:rPr>
                <w:b/>
                <w:szCs w:val="24"/>
              </w:rPr>
              <w:t>Record Generation</w:t>
            </w:r>
          </w:p>
        </w:tc>
      </w:tr>
      <w:tr w:rsidR="001B00CB" w:rsidRPr="00A53549" w14:paraId="2BB34CFD" w14:textId="77777777" w:rsidTr="00B727A0">
        <w:trPr>
          <w:trHeight w:val="296"/>
        </w:trPr>
        <w:tc>
          <w:tcPr>
            <w:tcW w:w="1086" w:type="dxa"/>
            <w:gridSpan w:val="2"/>
          </w:tcPr>
          <w:p w14:paraId="459386E2" w14:textId="77777777" w:rsidR="001B00CB" w:rsidRPr="00A53549" w:rsidRDefault="001B00CB" w:rsidP="001B00CB">
            <w:pPr>
              <w:ind w:left="0"/>
              <w:rPr>
                <w:b/>
                <w:szCs w:val="24"/>
                <w:lang w:eastAsia="ja-JP"/>
              </w:rPr>
            </w:pPr>
            <w:r w:rsidRPr="00A53549">
              <w:rPr>
                <w:b/>
                <w:szCs w:val="24"/>
                <w:lang w:eastAsia="ja-JP"/>
              </w:rPr>
              <w:t>2.2.7</w:t>
            </w:r>
          </w:p>
        </w:tc>
        <w:tc>
          <w:tcPr>
            <w:tcW w:w="1176" w:type="dxa"/>
            <w:gridSpan w:val="2"/>
          </w:tcPr>
          <w:p w14:paraId="47AA6CFC" w14:textId="2CEA52B2" w:rsidR="001B00CB" w:rsidRPr="00A53549" w:rsidRDefault="001B00CB" w:rsidP="001B00CB">
            <w:pPr>
              <w:ind w:left="0"/>
              <w:rPr>
                <w:b/>
                <w:szCs w:val="24"/>
                <w:lang w:eastAsia="ja-JP"/>
              </w:rPr>
            </w:pPr>
            <w:r w:rsidRPr="00A53549">
              <w:rPr>
                <w:b/>
                <w:szCs w:val="24"/>
                <w:lang w:eastAsia="ja-JP"/>
              </w:rPr>
              <w:t>F1</w:t>
            </w:r>
            <w:r w:rsidR="003A701F">
              <w:rPr>
                <w:b/>
                <w:szCs w:val="24"/>
                <w:lang w:eastAsia="ja-JP"/>
              </w:rPr>
              <w:t>6</w:t>
            </w:r>
          </w:p>
        </w:tc>
        <w:tc>
          <w:tcPr>
            <w:tcW w:w="5157" w:type="dxa"/>
          </w:tcPr>
          <w:p w14:paraId="7023E273" w14:textId="579A6286" w:rsidR="001B00CB" w:rsidRPr="00A53549" w:rsidRDefault="003A701F" w:rsidP="001B00CB">
            <w:pPr>
              <w:ind w:left="0"/>
              <w:rPr>
                <w:b/>
                <w:szCs w:val="24"/>
              </w:rPr>
            </w:pPr>
            <w:r>
              <w:rPr>
                <w:b/>
                <w:szCs w:val="24"/>
              </w:rPr>
              <w:t>Account Management</w:t>
            </w:r>
          </w:p>
        </w:tc>
      </w:tr>
      <w:tr w:rsidR="001B00CB" w:rsidRPr="00A53549" w14:paraId="4C915269" w14:textId="77777777" w:rsidTr="00B727A0">
        <w:trPr>
          <w:trHeight w:val="284"/>
        </w:trPr>
        <w:tc>
          <w:tcPr>
            <w:tcW w:w="7419" w:type="dxa"/>
            <w:gridSpan w:val="5"/>
          </w:tcPr>
          <w:p w14:paraId="59C097ED" w14:textId="7063766E" w:rsidR="001B00CB" w:rsidRPr="00A53549" w:rsidRDefault="00276BA8" w:rsidP="001B00CB">
            <w:pPr>
              <w:ind w:left="0"/>
              <w:rPr>
                <w:b/>
                <w:szCs w:val="24"/>
              </w:rPr>
            </w:pPr>
            <w:r w:rsidRPr="00A53549">
              <w:rPr>
                <w:b/>
                <w:szCs w:val="24"/>
              </w:rPr>
              <w:t xml:space="preserve">2.3 </w:t>
            </w:r>
            <w:r w:rsidR="001B00CB" w:rsidRPr="00A53549">
              <w:rPr>
                <w:b/>
                <w:szCs w:val="24"/>
              </w:rPr>
              <w:t xml:space="preserve">         </w:t>
            </w:r>
            <w:r w:rsidR="00662723">
              <w:rPr>
                <w:b/>
                <w:szCs w:val="24"/>
              </w:rPr>
              <w:t xml:space="preserve">Turf Owner </w:t>
            </w:r>
            <w:r w:rsidR="001B00CB" w:rsidRPr="00A53549">
              <w:rPr>
                <w:b/>
                <w:szCs w:val="24"/>
              </w:rPr>
              <w:t>Module</w:t>
            </w:r>
          </w:p>
        </w:tc>
      </w:tr>
      <w:tr w:rsidR="00276BA8" w:rsidRPr="00A53549" w14:paraId="746D43F6" w14:textId="77777777" w:rsidTr="00B727A0">
        <w:trPr>
          <w:trHeight w:val="296"/>
        </w:trPr>
        <w:tc>
          <w:tcPr>
            <w:tcW w:w="1086" w:type="dxa"/>
            <w:gridSpan w:val="2"/>
          </w:tcPr>
          <w:p w14:paraId="7E1374E3" w14:textId="77777777" w:rsidR="00276BA8" w:rsidRPr="00A53549" w:rsidRDefault="00276BA8" w:rsidP="00276BA8">
            <w:pPr>
              <w:ind w:left="0"/>
              <w:rPr>
                <w:b/>
                <w:szCs w:val="24"/>
                <w:lang w:eastAsia="ja-JP"/>
              </w:rPr>
            </w:pPr>
            <w:r w:rsidRPr="00A53549">
              <w:rPr>
                <w:b/>
                <w:szCs w:val="24"/>
                <w:lang w:eastAsia="ja-JP"/>
              </w:rPr>
              <w:t>2.3.1</w:t>
            </w:r>
          </w:p>
        </w:tc>
        <w:tc>
          <w:tcPr>
            <w:tcW w:w="1176" w:type="dxa"/>
            <w:gridSpan w:val="2"/>
          </w:tcPr>
          <w:p w14:paraId="4B781423" w14:textId="52AA3FBD" w:rsidR="00276BA8" w:rsidRPr="00A53549" w:rsidRDefault="00276BA8" w:rsidP="00276BA8">
            <w:pPr>
              <w:ind w:left="0"/>
              <w:rPr>
                <w:b/>
                <w:szCs w:val="24"/>
              </w:rPr>
            </w:pPr>
            <w:r w:rsidRPr="00A53549">
              <w:rPr>
                <w:b/>
                <w:szCs w:val="24"/>
              </w:rPr>
              <w:t>F1</w:t>
            </w:r>
            <w:r w:rsidR="007B6600">
              <w:rPr>
                <w:b/>
                <w:szCs w:val="24"/>
              </w:rPr>
              <w:t>7</w:t>
            </w:r>
          </w:p>
        </w:tc>
        <w:tc>
          <w:tcPr>
            <w:tcW w:w="5157" w:type="dxa"/>
          </w:tcPr>
          <w:p w14:paraId="58A95D4D" w14:textId="0B69BD77" w:rsidR="00276BA8" w:rsidRPr="00A53549" w:rsidRDefault="00D54DC4" w:rsidP="00276BA8">
            <w:pPr>
              <w:ind w:left="0"/>
              <w:rPr>
                <w:b/>
                <w:szCs w:val="24"/>
                <w:lang w:eastAsia="ja-JP"/>
              </w:rPr>
            </w:pPr>
            <w:r>
              <w:rPr>
                <w:b/>
                <w:szCs w:val="24"/>
              </w:rPr>
              <w:t>Register</w:t>
            </w:r>
          </w:p>
        </w:tc>
      </w:tr>
      <w:tr w:rsidR="00276BA8" w:rsidRPr="00A53549" w14:paraId="0AE7F393" w14:textId="77777777" w:rsidTr="00B727A0">
        <w:trPr>
          <w:trHeight w:val="296"/>
        </w:trPr>
        <w:tc>
          <w:tcPr>
            <w:tcW w:w="1086" w:type="dxa"/>
            <w:gridSpan w:val="2"/>
          </w:tcPr>
          <w:p w14:paraId="1ED53146" w14:textId="77777777" w:rsidR="00276BA8" w:rsidRPr="00A53549" w:rsidRDefault="00276BA8" w:rsidP="00276BA8">
            <w:pPr>
              <w:ind w:left="0"/>
              <w:rPr>
                <w:b/>
                <w:szCs w:val="24"/>
                <w:lang w:eastAsia="ja-JP"/>
              </w:rPr>
            </w:pPr>
            <w:r w:rsidRPr="00A53549">
              <w:rPr>
                <w:b/>
                <w:szCs w:val="24"/>
                <w:lang w:eastAsia="ja-JP"/>
              </w:rPr>
              <w:t>2.3.2</w:t>
            </w:r>
          </w:p>
        </w:tc>
        <w:tc>
          <w:tcPr>
            <w:tcW w:w="1176" w:type="dxa"/>
            <w:gridSpan w:val="2"/>
          </w:tcPr>
          <w:p w14:paraId="73D01C79" w14:textId="1F269201" w:rsidR="00276BA8" w:rsidRPr="00A53549" w:rsidRDefault="00276BA8" w:rsidP="00276BA8">
            <w:pPr>
              <w:ind w:left="0"/>
              <w:rPr>
                <w:b/>
                <w:szCs w:val="24"/>
              </w:rPr>
            </w:pPr>
            <w:r w:rsidRPr="00A53549">
              <w:rPr>
                <w:b/>
                <w:szCs w:val="24"/>
              </w:rPr>
              <w:t>F</w:t>
            </w:r>
            <w:r w:rsidR="007B6600">
              <w:rPr>
                <w:b/>
                <w:szCs w:val="24"/>
              </w:rPr>
              <w:t>18</w:t>
            </w:r>
          </w:p>
        </w:tc>
        <w:tc>
          <w:tcPr>
            <w:tcW w:w="5157" w:type="dxa"/>
          </w:tcPr>
          <w:p w14:paraId="11E14A31" w14:textId="18F8137A" w:rsidR="00276BA8" w:rsidRPr="00A53549" w:rsidRDefault="00D54DC4" w:rsidP="00276BA8">
            <w:pPr>
              <w:ind w:left="0"/>
              <w:rPr>
                <w:b/>
                <w:szCs w:val="24"/>
                <w:lang w:eastAsia="ja-JP"/>
              </w:rPr>
            </w:pPr>
            <w:r>
              <w:rPr>
                <w:b/>
                <w:szCs w:val="24"/>
              </w:rPr>
              <w:t>Login</w:t>
            </w:r>
          </w:p>
        </w:tc>
      </w:tr>
      <w:tr w:rsidR="00276BA8" w:rsidRPr="00A53549" w14:paraId="794E2187" w14:textId="77777777" w:rsidTr="00B727A0">
        <w:trPr>
          <w:trHeight w:val="296"/>
        </w:trPr>
        <w:tc>
          <w:tcPr>
            <w:tcW w:w="1086" w:type="dxa"/>
            <w:gridSpan w:val="2"/>
          </w:tcPr>
          <w:p w14:paraId="7F780399" w14:textId="77777777" w:rsidR="00276BA8" w:rsidRPr="00A53549" w:rsidRDefault="00276BA8" w:rsidP="00276BA8">
            <w:pPr>
              <w:ind w:left="0"/>
              <w:rPr>
                <w:b/>
                <w:szCs w:val="24"/>
                <w:lang w:eastAsia="ja-JP"/>
              </w:rPr>
            </w:pPr>
            <w:r w:rsidRPr="00A53549">
              <w:rPr>
                <w:b/>
                <w:szCs w:val="24"/>
                <w:lang w:eastAsia="ja-JP"/>
              </w:rPr>
              <w:t>2.3.3</w:t>
            </w:r>
          </w:p>
        </w:tc>
        <w:tc>
          <w:tcPr>
            <w:tcW w:w="1176" w:type="dxa"/>
            <w:gridSpan w:val="2"/>
          </w:tcPr>
          <w:p w14:paraId="3A2F0370" w14:textId="4F214E99" w:rsidR="00276BA8" w:rsidRPr="00A53549" w:rsidRDefault="00276BA8" w:rsidP="00276BA8">
            <w:pPr>
              <w:ind w:left="0"/>
              <w:rPr>
                <w:b/>
                <w:szCs w:val="24"/>
              </w:rPr>
            </w:pPr>
            <w:r w:rsidRPr="00A53549">
              <w:rPr>
                <w:b/>
                <w:szCs w:val="24"/>
              </w:rPr>
              <w:t>F</w:t>
            </w:r>
            <w:r w:rsidR="007B6600">
              <w:rPr>
                <w:b/>
                <w:szCs w:val="24"/>
              </w:rPr>
              <w:t>19</w:t>
            </w:r>
          </w:p>
        </w:tc>
        <w:tc>
          <w:tcPr>
            <w:tcW w:w="5157" w:type="dxa"/>
          </w:tcPr>
          <w:p w14:paraId="38A3A718" w14:textId="64076E21" w:rsidR="00276BA8" w:rsidRPr="00A53549" w:rsidRDefault="00D54DC4" w:rsidP="00276BA8">
            <w:pPr>
              <w:ind w:left="0"/>
              <w:rPr>
                <w:b/>
                <w:szCs w:val="24"/>
                <w:lang w:eastAsia="ja-JP"/>
              </w:rPr>
            </w:pPr>
            <w:r>
              <w:rPr>
                <w:b/>
                <w:szCs w:val="24"/>
              </w:rPr>
              <w:t>Search Turf Details</w:t>
            </w:r>
          </w:p>
        </w:tc>
      </w:tr>
      <w:tr w:rsidR="00276BA8" w:rsidRPr="00A53549" w14:paraId="45F1FA0B" w14:textId="77777777" w:rsidTr="00B727A0">
        <w:trPr>
          <w:trHeight w:val="296"/>
        </w:trPr>
        <w:tc>
          <w:tcPr>
            <w:tcW w:w="1086" w:type="dxa"/>
            <w:gridSpan w:val="2"/>
          </w:tcPr>
          <w:p w14:paraId="456921C4" w14:textId="77777777" w:rsidR="00276BA8" w:rsidRPr="00A53549" w:rsidRDefault="00276BA8" w:rsidP="00276BA8">
            <w:pPr>
              <w:ind w:left="0"/>
              <w:rPr>
                <w:b/>
                <w:szCs w:val="24"/>
                <w:lang w:eastAsia="ja-JP"/>
              </w:rPr>
            </w:pPr>
            <w:r w:rsidRPr="00A53549">
              <w:rPr>
                <w:b/>
                <w:szCs w:val="24"/>
                <w:lang w:eastAsia="ja-JP"/>
              </w:rPr>
              <w:t>2.3.4</w:t>
            </w:r>
          </w:p>
        </w:tc>
        <w:tc>
          <w:tcPr>
            <w:tcW w:w="1176" w:type="dxa"/>
            <w:gridSpan w:val="2"/>
          </w:tcPr>
          <w:p w14:paraId="6D41416E" w14:textId="000F1A16" w:rsidR="00276BA8" w:rsidRPr="00A53549" w:rsidRDefault="00276BA8" w:rsidP="00276BA8">
            <w:pPr>
              <w:ind w:left="0"/>
              <w:rPr>
                <w:b/>
                <w:szCs w:val="24"/>
              </w:rPr>
            </w:pPr>
            <w:r w:rsidRPr="00A53549">
              <w:rPr>
                <w:b/>
                <w:szCs w:val="24"/>
              </w:rPr>
              <w:t>F2</w:t>
            </w:r>
            <w:r w:rsidR="00D54DC4">
              <w:rPr>
                <w:b/>
                <w:szCs w:val="24"/>
              </w:rPr>
              <w:t>0</w:t>
            </w:r>
          </w:p>
        </w:tc>
        <w:tc>
          <w:tcPr>
            <w:tcW w:w="5157" w:type="dxa"/>
          </w:tcPr>
          <w:p w14:paraId="7B780202" w14:textId="1CA93EB7" w:rsidR="00276BA8" w:rsidRPr="00A53549" w:rsidRDefault="00276BA8" w:rsidP="00276BA8">
            <w:pPr>
              <w:ind w:left="0"/>
              <w:rPr>
                <w:b/>
                <w:szCs w:val="24"/>
                <w:lang w:eastAsia="ja-JP"/>
              </w:rPr>
            </w:pPr>
            <w:r w:rsidRPr="00A53549">
              <w:rPr>
                <w:b/>
                <w:szCs w:val="24"/>
              </w:rPr>
              <w:t xml:space="preserve">Update </w:t>
            </w:r>
            <w:r w:rsidR="00D54DC4">
              <w:rPr>
                <w:b/>
                <w:szCs w:val="24"/>
              </w:rPr>
              <w:t>Turf Details</w:t>
            </w:r>
          </w:p>
        </w:tc>
      </w:tr>
      <w:tr w:rsidR="00276BA8" w:rsidRPr="00A53549" w14:paraId="4FB7157B" w14:textId="77777777" w:rsidTr="00B727A0">
        <w:trPr>
          <w:trHeight w:val="296"/>
        </w:trPr>
        <w:tc>
          <w:tcPr>
            <w:tcW w:w="1086" w:type="dxa"/>
            <w:gridSpan w:val="2"/>
          </w:tcPr>
          <w:p w14:paraId="6F124073" w14:textId="77777777" w:rsidR="00276BA8" w:rsidRPr="00A53549" w:rsidRDefault="00276BA8" w:rsidP="00276BA8">
            <w:pPr>
              <w:ind w:left="0"/>
              <w:rPr>
                <w:b/>
                <w:szCs w:val="24"/>
                <w:lang w:eastAsia="ja-JP"/>
              </w:rPr>
            </w:pPr>
            <w:r w:rsidRPr="00A53549">
              <w:rPr>
                <w:b/>
                <w:szCs w:val="24"/>
                <w:lang w:eastAsia="ja-JP"/>
              </w:rPr>
              <w:t>2.3.5</w:t>
            </w:r>
          </w:p>
        </w:tc>
        <w:tc>
          <w:tcPr>
            <w:tcW w:w="1176" w:type="dxa"/>
            <w:gridSpan w:val="2"/>
          </w:tcPr>
          <w:p w14:paraId="2A3F6E6B" w14:textId="69514932" w:rsidR="00276BA8" w:rsidRPr="00A53549" w:rsidRDefault="00276BA8" w:rsidP="00276BA8">
            <w:pPr>
              <w:ind w:left="0"/>
              <w:rPr>
                <w:b/>
                <w:szCs w:val="24"/>
                <w:lang w:eastAsia="ja-JP"/>
              </w:rPr>
            </w:pPr>
            <w:r w:rsidRPr="00A53549">
              <w:rPr>
                <w:b/>
                <w:szCs w:val="24"/>
                <w:lang w:eastAsia="ja-JP"/>
              </w:rPr>
              <w:t>F2</w:t>
            </w:r>
            <w:r w:rsidR="00D54DC4">
              <w:rPr>
                <w:b/>
                <w:szCs w:val="24"/>
                <w:lang w:eastAsia="ja-JP"/>
              </w:rPr>
              <w:t>1</w:t>
            </w:r>
          </w:p>
        </w:tc>
        <w:tc>
          <w:tcPr>
            <w:tcW w:w="5157" w:type="dxa"/>
          </w:tcPr>
          <w:p w14:paraId="5E7BD569" w14:textId="147E4D0C" w:rsidR="00276BA8" w:rsidRPr="00A53549" w:rsidRDefault="00D54DC4" w:rsidP="00276BA8">
            <w:pPr>
              <w:ind w:left="0"/>
              <w:rPr>
                <w:b/>
                <w:szCs w:val="24"/>
                <w:lang w:eastAsia="ja-JP"/>
              </w:rPr>
            </w:pPr>
            <w:r>
              <w:rPr>
                <w:b/>
                <w:szCs w:val="24"/>
              </w:rPr>
              <w:t>Delete Turf Details</w:t>
            </w:r>
          </w:p>
        </w:tc>
      </w:tr>
      <w:tr w:rsidR="00276BA8" w:rsidRPr="00A53549" w14:paraId="5949BD9D" w14:textId="77777777" w:rsidTr="00B727A0">
        <w:trPr>
          <w:trHeight w:val="284"/>
        </w:trPr>
        <w:tc>
          <w:tcPr>
            <w:tcW w:w="1086" w:type="dxa"/>
            <w:gridSpan w:val="2"/>
          </w:tcPr>
          <w:p w14:paraId="3DBFDE95" w14:textId="77777777" w:rsidR="00276BA8" w:rsidRPr="00A53549" w:rsidRDefault="00276BA8" w:rsidP="00276BA8">
            <w:pPr>
              <w:ind w:left="0"/>
              <w:rPr>
                <w:b/>
                <w:szCs w:val="24"/>
                <w:lang w:eastAsia="ja-JP"/>
              </w:rPr>
            </w:pPr>
            <w:r w:rsidRPr="00A53549">
              <w:rPr>
                <w:b/>
                <w:szCs w:val="24"/>
                <w:lang w:eastAsia="ja-JP"/>
              </w:rPr>
              <w:t>2.3.6</w:t>
            </w:r>
          </w:p>
        </w:tc>
        <w:tc>
          <w:tcPr>
            <w:tcW w:w="1176" w:type="dxa"/>
            <w:gridSpan w:val="2"/>
          </w:tcPr>
          <w:p w14:paraId="04CADE3D" w14:textId="2229B62D" w:rsidR="00276BA8" w:rsidRPr="00A53549" w:rsidRDefault="00276BA8" w:rsidP="00276BA8">
            <w:pPr>
              <w:ind w:left="0"/>
              <w:rPr>
                <w:b/>
                <w:szCs w:val="24"/>
                <w:lang w:eastAsia="ja-JP"/>
              </w:rPr>
            </w:pPr>
            <w:r w:rsidRPr="00A53549">
              <w:rPr>
                <w:b/>
                <w:szCs w:val="24"/>
                <w:lang w:eastAsia="ja-JP"/>
              </w:rPr>
              <w:t>F2</w:t>
            </w:r>
            <w:r w:rsidR="00D54DC4">
              <w:rPr>
                <w:b/>
                <w:szCs w:val="24"/>
                <w:lang w:eastAsia="ja-JP"/>
              </w:rPr>
              <w:t>2</w:t>
            </w:r>
          </w:p>
        </w:tc>
        <w:tc>
          <w:tcPr>
            <w:tcW w:w="5157" w:type="dxa"/>
          </w:tcPr>
          <w:p w14:paraId="75BC710C" w14:textId="51D7319A" w:rsidR="00276BA8" w:rsidRPr="00A53549" w:rsidRDefault="00D54DC4" w:rsidP="00276BA8">
            <w:pPr>
              <w:ind w:left="0"/>
              <w:rPr>
                <w:b/>
                <w:szCs w:val="24"/>
              </w:rPr>
            </w:pPr>
            <w:r>
              <w:rPr>
                <w:b/>
                <w:szCs w:val="24"/>
              </w:rPr>
              <w:t>Payback Details</w:t>
            </w:r>
          </w:p>
        </w:tc>
      </w:tr>
      <w:tr w:rsidR="00276BA8" w:rsidRPr="00A53549" w14:paraId="6C4D2575" w14:textId="77777777" w:rsidTr="00B727A0">
        <w:trPr>
          <w:trHeight w:val="296"/>
        </w:trPr>
        <w:tc>
          <w:tcPr>
            <w:tcW w:w="7419" w:type="dxa"/>
            <w:gridSpan w:val="5"/>
          </w:tcPr>
          <w:p w14:paraId="7CFC0B5F" w14:textId="77777777" w:rsidR="00276BA8" w:rsidRPr="00A53549" w:rsidRDefault="00276BA8" w:rsidP="00276BA8">
            <w:pPr>
              <w:ind w:left="0"/>
              <w:rPr>
                <w:b/>
                <w:szCs w:val="24"/>
              </w:rPr>
            </w:pPr>
            <w:r w:rsidRPr="00A53549">
              <w:rPr>
                <w:b/>
                <w:szCs w:val="24"/>
              </w:rPr>
              <w:t>2.4          Message Acknowledgement Module</w:t>
            </w:r>
          </w:p>
        </w:tc>
      </w:tr>
      <w:tr w:rsidR="00276BA8" w:rsidRPr="00A53549" w14:paraId="5D0DDDCE" w14:textId="77777777" w:rsidTr="00B727A0">
        <w:trPr>
          <w:trHeight w:val="288"/>
        </w:trPr>
        <w:tc>
          <w:tcPr>
            <w:tcW w:w="1086" w:type="dxa"/>
            <w:gridSpan w:val="2"/>
          </w:tcPr>
          <w:p w14:paraId="66A2F3B6" w14:textId="77777777" w:rsidR="00276BA8" w:rsidRPr="00A53549" w:rsidRDefault="00B82113" w:rsidP="00276BA8">
            <w:pPr>
              <w:ind w:left="0"/>
              <w:rPr>
                <w:b/>
                <w:szCs w:val="24"/>
                <w:lang w:eastAsia="ja-JP"/>
              </w:rPr>
            </w:pPr>
            <w:r w:rsidRPr="00A53549">
              <w:rPr>
                <w:b/>
                <w:szCs w:val="24"/>
                <w:lang w:eastAsia="ja-JP"/>
              </w:rPr>
              <w:t>2.4</w:t>
            </w:r>
            <w:r w:rsidR="00276BA8" w:rsidRPr="00A53549">
              <w:rPr>
                <w:b/>
                <w:szCs w:val="24"/>
                <w:lang w:eastAsia="ja-JP"/>
              </w:rPr>
              <w:t>.1</w:t>
            </w:r>
          </w:p>
        </w:tc>
        <w:tc>
          <w:tcPr>
            <w:tcW w:w="1176" w:type="dxa"/>
            <w:gridSpan w:val="2"/>
          </w:tcPr>
          <w:p w14:paraId="146C70DA" w14:textId="3BF26565" w:rsidR="00276BA8" w:rsidRPr="00A53549" w:rsidRDefault="00276BA8" w:rsidP="00276BA8">
            <w:pPr>
              <w:ind w:left="0"/>
              <w:rPr>
                <w:b/>
                <w:szCs w:val="24"/>
                <w:lang w:eastAsia="ja-JP"/>
              </w:rPr>
            </w:pPr>
            <w:r w:rsidRPr="00A53549">
              <w:rPr>
                <w:b/>
                <w:szCs w:val="24"/>
                <w:lang w:eastAsia="ja-JP"/>
              </w:rPr>
              <w:t>F2</w:t>
            </w:r>
            <w:r w:rsidR="00D54DC4">
              <w:rPr>
                <w:b/>
                <w:szCs w:val="24"/>
                <w:lang w:eastAsia="ja-JP"/>
              </w:rPr>
              <w:t>3</w:t>
            </w:r>
          </w:p>
        </w:tc>
        <w:tc>
          <w:tcPr>
            <w:tcW w:w="5157" w:type="dxa"/>
          </w:tcPr>
          <w:p w14:paraId="1F32059B" w14:textId="77777777" w:rsidR="00276BA8" w:rsidRPr="00A53549" w:rsidRDefault="00276BA8" w:rsidP="00276BA8">
            <w:pPr>
              <w:ind w:left="0"/>
              <w:rPr>
                <w:b/>
                <w:szCs w:val="24"/>
              </w:rPr>
            </w:pPr>
            <w:r w:rsidRPr="00A53549">
              <w:rPr>
                <w:b/>
                <w:szCs w:val="24"/>
              </w:rPr>
              <w:t>Sends Messages of Acknowledgement</w:t>
            </w:r>
          </w:p>
        </w:tc>
      </w:tr>
      <w:tr w:rsidR="00B742BB" w:rsidRPr="00A53549" w14:paraId="51CA135A" w14:textId="77777777" w:rsidTr="00B742BB">
        <w:trPr>
          <w:trHeight w:val="255"/>
        </w:trPr>
        <w:tc>
          <w:tcPr>
            <w:tcW w:w="7419" w:type="dxa"/>
            <w:gridSpan w:val="5"/>
          </w:tcPr>
          <w:p w14:paraId="20FAD500" w14:textId="765A01A6" w:rsidR="00B742BB" w:rsidRPr="00A53549" w:rsidRDefault="00B742BB" w:rsidP="00276BA8">
            <w:pPr>
              <w:ind w:left="0"/>
              <w:rPr>
                <w:b/>
                <w:szCs w:val="24"/>
                <w:lang w:eastAsia="ja-JP"/>
              </w:rPr>
            </w:pPr>
            <w:r>
              <w:rPr>
                <w:b/>
                <w:szCs w:val="24"/>
                <w:lang w:eastAsia="ja-JP"/>
              </w:rPr>
              <w:t xml:space="preserve">2.4            </w:t>
            </w:r>
            <w:r w:rsidRPr="00B727A0">
              <w:rPr>
                <w:b/>
                <w:szCs w:val="24"/>
              </w:rPr>
              <w:t xml:space="preserve"> Notification Module</w:t>
            </w:r>
          </w:p>
        </w:tc>
      </w:tr>
      <w:tr w:rsidR="00B727A0" w:rsidRPr="00A53549" w14:paraId="776E5257" w14:textId="77777777" w:rsidTr="00B727A0">
        <w:trPr>
          <w:trHeight w:val="288"/>
        </w:trPr>
        <w:tc>
          <w:tcPr>
            <w:tcW w:w="1086" w:type="dxa"/>
            <w:gridSpan w:val="2"/>
          </w:tcPr>
          <w:p w14:paraId="340DB0A4" w14:textId="014DDE34" w:rsidR="00B727A0" w:rsidRDefault="00B727A0" w:rsidP="00276BA8">
            <w:pPr>
              <w:ind w:left="0"/>
              <w:rPr>
                <w:b/>
                <w:szCs w:val="24"/>
                <w:lang w:eastAsia="ja-JP"/>
              </w:rPr>
            </w:pPr>
            <w:r>
              <w:rPr>
                <w:b/>
                <w:szCs w:val="24"/>
                <w:lang w:eastAsia="ja-JP"/>
              </w:rPr>
              <w:t>2.4.1</w:t>
            </w:r>
          </w:p>
        </w:tc>
        <w:tc>
          <w:tcPr>
            <w:tcW w:w="1176" w:type="dxa"/>
            <w:gridSpan w:val="2"/>
          </w:tcPr>
          <w:p w14:paraId="0C3E467E" w14:textId="2B33F9C8" w:rsidR="00B727A0" w:rsidRPr="00A53549" w:rsidRDefault="00B727A0" w:rsidP="00276BA8">
            <w:pPr>
              <w:ind w:left="0"/>
              <w:rPr>
                <w:b/>
                <w:szCs w:val="24"/>
                <w:lang w:eastAsia="ja-JP"/>
              </w:rPr>
            </w:pPr>
            <w:r>
              <w:rPr>
                <w:b/>
                <w:szCs w:val="24"/>
                <w:lang w:eastAsia="ja-JP"/>
              </w:rPr>
              <w:t>F</w:t>
            </w:r>
            <w:r w:rsidR="007C4DF6">
              <w:rPr>
                <w:b/>
                <w:szCs w:val="24"/>
                <w:lang w:eastAsia="ja-JP"/>
              </w:rPr>
              <w:t>24</w:t>
            </w:r>
          </w:p>
        </w:tc>
        <w:tc>
          <w:tcPr>
            <w:tcW w:w="5157" w:type="dxa"/>
          </w:tcPr>
          <w:p w14:paraId="4C230B1E" w14:textId="2D532786" w:rsidR="00B727A0" w:rsidRPr="00A53549" w:rsidRDefault="00B727A0" w:rsidP="00276BA8">
            <w:pPr>
              <w:ind w:left="0"/>
              <w:rPr>
                <w:b/>
                <w:szCs w:val="24"/>
              </w:rPr>
            </w:pPr>
            <w:r w:rsidRPr="00B727A0">
              <w:rPr>
                <w:b/>
                <w:szCs w:val="24"/>
              </w:rPr>
              <w:t>Booking Notifications</w:t>
            </w:r>
          </w:p>
        </w:tc>
      </w:tr>
      <w:tr w:rsidR="00B727A0" w:rsidRPr="00A53549" w14:paraId="7CDE90DD" w14:textId="77777777" w:rsidTr="00B727A0">
        <w:trPr>
          <w:trHeight w:val="288"/>
        </w:trPr>
        <w:tc>
          <w:tcPr>
            <w:tcW w:w="1086" w:type="dxa"/>
            <w:gridSpan w:val="2"/>
          </w:tcPr>
          <w:p w14:paraId="51C56B61" w14:textId="56FC44F4" w:rsidR="00B727A0" w:rsidRDefault="00B727A0" w:rsidP="00276BA8">
            <w:pPr>
              <w:ind w:left="0"/>
              <w:rPr>
                <w:b/>
                <w:szCs w:val="24"/>
                <w:lang w:eastAsia="ja-JP"/>
              </w:rPr>
            </w:pPr>
            <w:r w:rsidRPr="00B727A0">
              <w:rPr>
                <w:b/>
                <w:szCs w:val="24"/>
                <w:lang w:eastAsia="ja-JP"/>
              </w:rPr>
              <w:t>2.4.2</w:t>
            </w:r>
          </w:p>
        </w:tc>
        <w:tc>
          <w:tcPr>
            <w:tcW w:w="1176" w:type="dxa"/>
            <w:gridSpan w:val="2"/>
          </w:tcPr>
          <w:p w14:paraId="1DB536EA" w14:textId="04024267" w:rsidR="00B727A0" w:rsidRDefault="00B727A0" w:rsidP="00276BA8">
            <w:pPr>
              <w:ind w:left="0"/>
              <w:rPr>
                <w:b/>
                <w:szCs w:val="24"/>
                <w:lang w:eastAsia="ja-JP"/>
              </w:rPr>
            </w:pPr>
            <w:r>
              <w:rPr>
                <w:b/>
                <w:szCs w:val="24"/>
                <w:lang w:eastAsia="ja-JP"/>
              </w:rPr>
              <w:t>F2</w:t>
            </w:r>
            <w:r w:rsidR="007C4DF6">
              <w:rPr>
                <w:b/>
                <w:szCs w:val="24"/>
                <w:lang w:eastAsia="ja-JP"/>
              </w:rPr>
              <w:t>5</w:t>
            </w:r>
          </w:p>
        </w:tc>
        <w:tc>
          <w:tcPr>
            <w:tcW w:w="5157" w:type="dxa"/>
          </w:tcPr>
          <w:p w14:paraId="4C087E35" w14:textId="69898139" w:rsidR="00B727A0" w:rsidRPr="00B727A0" w:rsidRDefault="00B727A0" w:rsidP="00276BA8">
            <w:pPr>
              <w:ind w:left="0"/>
              <w:rPr>
                <w:b/>
                <w:szCs w:val="24"/>
              </w:rPr>
            </w:pPr>
            <w:r w:rsidRPr="00B727A0">
              <w:rPr>
                <w:b/>
                <w:szCs w:val="24"/>
              </w:rPr>
              <w:t>Refund Notifications</w:t>
            </w:r>
          </w:p>
        </w:tc>
      </w:tr>
      <w:tr w:rsidR="00B727A0" w:rsidRPr="00A53549" w14:paraId="03950496" w14:textId="77777777" w:rsidTr="00B727A0">
        <w:trPr>
          <w:trHeight w:val="288"/>
        </w:trPr>
        <w:tc>
          <w:tcPr>
            <w:tcW w:w="1086" w:type="dxa"/>
            <w:gridSpan w:val="2"/>
          </w:tcPr>
          <w:p w14:paraId="67CD5A93" w14:textId="2A45B8A5" w:rsidR="00B727A0" w:rsidRDefault="00B727A0" w:rsidP="00276BA8">
            <w:pPr>
              <w:ind w:left="0"/>
              <w:rPr>
                <w:b/>
                <w:szCs w:val="24"/>
                <w:lang w:eastAsia="ja-JP"/>
              </w:rPr>
            </w:pPr>
            <w:r w:rsidRPr="00B727A0">
              <w:rPr>
                <w:b/>
                <w:szCs w:val="24"/>
                <w:lang w:eastAsia="ja-JP"/>
              </w:rPr>
              <w:t>2.4.3</w:t>
            </w:r>
          </w:p>
        </w:tc>
        <w:tc>
          <w:tcPr>
            <w:tcW w:w="1176" w:type="dxa"/>
            <w:gridSpan w:val="2"/>
          </w:tcPr>
          <w:p w14:paraId="4C18ABE4" w14:textId="337B8B4B" w:rsidR="00B727A0" w:rsidRDefault="00B727A0" w:rsidP="00276BA8">
            <w:pPr>
              <w:ind w:left="0"/>
              <w:rPr>
                <w:b/>
                <w:szCs w:val="24"/>
                <w:lang w:eastAsia="ja-JP"/>
              </w:rPr>
            </w:pPr>
            <w:r>
              <w:rPr>
                <w:b/>
                <w:szCs w:val="24"/>
                <w:lang w:eastAsia="ja-JP"/>
              </w:rPr>
              <w:t>F</w:t>
            </w:r>
            <w:r w:rsidR="007C4DF6">
              <w:rPr>
                <w:b/>
                <w:szCs w:val="24"/>
                <w:lang w:eastAsia="ja-JP"/>
              </w:rPr>
              <w:t>26</w:t>
            </w:r>
          </w:p>
        </w:tc>
        <w:tc>
          <w:tcPr>
            <w:tcW w:w="5157" w:type="dxa"/>
          </w:tcPr>
          <w:p w14:paraId="698738A5" w14:textId="46BE51F8" w:rsidR="00B727A0" w:rsidRPr="00B727A0" w:rsidRDefault="00B727A0" w:rsidP="00276BA8">
            <w:pPr>
              <w:ind w:left="0"/>
              <w:rPr>
                <w:b/>
                <w:szCs w:val="24"/>
              </w:rPr>
            </w:pPr>
            <w:r w:rsidRPr="00B727A0">
              <w:rPr>
                <w:b/>
                <w:szCs w:val="24"/>
              </w:rPr>
              <w:t>System Notifications</w:t>
            </w:r>
          </w:p>
        </w:tc>
      </w:tr>
      <w:tr w:rsidR="00B727A0" w:rsidRPr="00A53549" w14:paraId="54867D23" w14:textId="77777777" w:rsidTr="00B727A0">
        <w:trPr>
          <w:trHeight w:val="288"/>
        </w:trPr>
        <w:tc>
          <w:tcPr>
            <w:tcW w:w="1086" w:type="dxa"/>
            <w:gridSpan w:val="2"/>
          </w:tcPr>
          <w:p w14:paraId="6B530FC1" w14:textId="0ADB6621" w:rsidR="00B727A0" w:rsidRDefault="00B727A0" w:rsidP="00276BA8">
            <w:pPr>
              <w:ind w:left="0"/>
              <w:rPr>
                <w:b/>
                <w:szCs w:val="24"/>
                <w:lang w:eastAsia="ja-JP"/>
              </w:rPr>
            </w:pPr>
            <w:r w:rsidRPr="00B727A0">
              <w:rPr>
                <w:b/>
                <w:szCs w:val="24"/>
                <w:lang w:eastAsia="ja-JP"/>
              </w:rPr>
              <w:t>2.4.4</w:t>
            </w:r>
          </w:p>
        </w:tc>
        <w:tc>
          <w:tcPr>
            <w:tcW w:w="1176" w:type="dxa"/>
            <w:gridSpan w:val="2"/>
          </w:tcPr>
          <w:p w14:paraId="6C904FA7" w14:textId="119B2926" w:rsidR="00B727A0" w:rsidRDefault="00B727A0" w:rsidP="00276BA8">
            <w:pPr>
              <w:ind w:left="0"/>
              <w:rPr>
                <w:b/>
                <w:szCs w:val="24"/>
                <w:lang w:eastAsia="ja-JP"/>
              </w:rPr>
            </w:pPr>
            <w:r>
              <w:rPr>
                <w:b/>
                <w:szCs w:val="24"/>
                <w:lang w:eastAsia="ja-JP"/>
              </w:rPr>
              <w:t>F</w:t>
            </w:r>
            <w:r w:rsidR="007C4DF6">
              <w:rPr>
                <w:b/>
                <w:szCs w:val="24"/>
                <w:lang w:eastAsia="ja-JP"/>
              </w:rPr>
              <w:t>27</w:t>
            </w:r>
          </w:p>
        </w:tc>
        <w:tc>
          <w:tcPr>
            <w:tcW w:w="5157" w:type="dxa"/>
          </w:tcPr>
          <w:p w14:paraId="774CB346" w14:textId="29BB19BB" w:rsidR="00B727A0" w:rsidRPr="00B727A0" w:rsidRDefault="00B742BB" w:rsidP="00276BA8">
            <w:pPr>
              <w:ind w:left="0"/>
              <w:rPr>
                <w:b/>
                <w:szCs w:val="24"/>
              </w:rPr>
            </w:pPr>
            <w:r w:rsidRPr="00B742BB">
              <w:rPr>
                <w:b/>
                <w:szCs w:val="24"/>
              </w:rPr>
              <w:t>Notification Preferences</w:t>
            </w:r>
          </w:p>
        </w:tc>
      </w:tr>
      <w:tr w:rsidR="00B742BB" w:rsidRPr="00A53549" w14:paraId="454C2766" w14:textId="77777777" w:rsidTr="00286CF6">
        <w:trPr>
          <w:trHeight w:val="288"/>
        </w:trPr>
        <w:tc>
          <w:tcPr>
            <w:tcW w:w="7419" w:type="dxa"/>
            <w:gridSpan w:val="5"/>
          </w:tcPr>
          <w:p w14:paraId="2BADCADC" w14:textId="3148E115" w:rsidR="00B742BB" w:rsidRPr="00B727A0" w:rsidRDefault="00B742BB" w:rsidP="00276BA8">
            <w:pPr>
              <w:ind w:left="0"/>
              <w:rPr>
                <w:b/>
                <w:szCs w:val="24"/>
              </w:rPr>
            </w:pPr>
            <w:r>
              <w:rPr>
                <w:b/>
                <w:szCs w:val="24"/>
              </w:rPr>
              <w:t xml:space="preserve">2.5            </w:t>
            </w:r>
            <w:r w:rsidRPr="00B742BB">
              <w:t xml:space="preserve"> </w:t>
            </w:r>
            <w:r w:rsidRPr="00B742BB">
              <w:rPr>
                <w:b/>
                <w:szCs w:val="24"/>
              </w:rPr>
              <w:t>Payment Processing Module</w:t>
            </w:r>
          </w:p>
        </w:tc>
      </w:tr>
      <w:tr w:rsidR="00B742BB" w:rsidRPr="00A53549" w14:paraId="44D8AACB" w14:textId="77777777" w:rsidTr="00B727A0">
        <w:trPr>
          <w:trHeight w:val="288"/>
        </w:trPr>
        <w:tc>
          <w:tcPr>
            <w:tcW w:w="1086" w:type="dxa"/>
            <w:gridSpan w:val="2"/>
          </w:tcPr>
          <w:p w14:paraId="286158ED" w14:textId="4844F3E9" w:rsidR="00B742BB" w:rsidRDefault="00B742BB" w:rsidP="00276BA8">
            <w:pPr>
              <w:ind w:left="0"/>
              <w:rPr>
                <w:b/>
                <w:szCs w:val="24"/>
                <w:lang w:eastAsia="ja-JP"/>
              </w:rPr>
            </w:pPr>
            <w:r>
              <w:rPr>
                <w:b/>
                <w:szCs w:val="24"/>
                <w:lang w:eastAsia="ja-JP"/>
              </w:rPr>
              <w:t>2.5.1</w:t>
            </w:r>
          </w:p>
        </w:tc>
        <w:tc>
          <w:tcPr>
            <w:tcW w:w="1176" w:type="dxa"/>
            <w:gridSpan w:val="2"/>
          </w:tcPr>
          <w:p w14:paraId="399D31F9" w14:textId="7001555B" w:rsidR="00B742BB" w:rsidRDefault="00B742BB" w:rsidP="00276BA8">
            <w:pPr>
              <w:ind w:left="0"/>
              <w:rPr>
                <w:b/>
                <w:szCs w:val="24"/>
                <w:lang w:eastAsia="ja-JP"/>
              </w:rPr>
            </w:pPr>
            <w:r>
              <w:rPr>
                <w:b/>
                <w:szCs w:val="24"/>
                <w:lang w:eastAsia="ja-JP"/>
              </w:rPr>
              <w:t>F</w:t>
            </w:r>
            <w:r w:rsidR="007C4DF6">
              <w:rPr>
                <w:b/>
                <w:szCs w:val="24"/>
                <w:lang w:eastAsia="ja-JP"/>
              </w:rPr>
              <w:t>28</w:t>
            </w:r>
          </w:p>
        </w:tc>
        <w:tc>
          <w:tcPr>
            <w:tcW w:w="5157" w:type="dxa"/>
          </w:tcPr>
          <w:p w14:paraId="5E92E7EF" w14:textId="67F4FD44" w:rsidR="00B742BB" w:rsidRPr="00B727A0" w:rsidRDefault="00B742BB" w:rsidP="00276BA8">
            <w:pPr>
              <w:ind w:left="0"/>
              <w:rPr>
                <w:b/>
                <w:szCs w:val="24"/>
              </w:rPr>
            </w:pPr>
            <w:r w:rsidRPr="00B742BB">
              <w:rPr>
                <w:b/>
                <w:szCs w:val="24"/>
              </w:rPr>
              <w:t>Process Payment (User)</w:t>
            </w:r>
          </w:p>
        </w:tc>
      </w:tr>
      <w:tr w:rsidR="00B742BB" w:rsidRPr="00A53549" w14:paraId="5D3C6397" w14:textId="77777777" w:rsidTr="00B727A0">
        <w:trPr>
          <w:trHeight w:val="288"/>
        </w:trPr>
        <w:tc>
          <w:tcPr>
            <w:tcW w:w="1086" w:type="dxa"/>
            <w:gridSpan w:val="2"/>
          </w:tcPr>
          <w:p w14:paraId="7756D739" w14:textId="2FB95995" w:rsidR="00B742BB" w:rsidRDefault="00B742BB" w:rsidP="00276BA8">
            <w:pPr>
              <w:ind w:left="0"/>
              <w:rPr>
                <w:b/>
                <w:szCs w:val="24"/>
                <w:lang w:eastAsia="ja-JP"/>
              </w:rPr>
            </w:pPr>
            <w:r>
              <w:rPr>
                <w:b/>
                <w:szCs w:val="24"/>
                <w:lang w:eastAsia="ja-JP"/>
              </w:rPr>
              <w:t>2.5.2</w:t>
            </w:r>
          </w:p>
        </w:tc>
        <w:tc>
          <w:tcPr>
            <w:tcW w:w="1176" w:type="dxa"/>
            <w:gridSpan w:val="2"/>
          </w:tcPr>
          <w:p w14:paraId="598B8FF4" w14:textId="7E348681" w:rsidR="00B742BB" w:rsidRDefault="00B742BB" w:rsidP="00276BA8">
            <w:pPr>
              <w:ind w:left="0"/>
              <w:rPr>
                <w:b/>
                <w:szCs w:val="24"/>
                <w:lang w:eastAsia="ja-JP"/>
              </w:rPr>
            </w:pPr>
            <w:r>
              <w:rPr>
                <w:b/>
                <w:szCs w:val="24"/>
                <w:lang w:eastAsia="ja-JP"/>
              </w:rPr>
              <w:t>F2</w:t>
            </w:r>
            <w:r w:rsidR="007C4DF6">
              <w:rPr>
                <w:b/>
                <w:szCs w:val="24"/>
                <w:lang w:eastAsia="ja-JP"/>
              </w:rPr>
              <w:t>9</w:t>
            </w:r>
          </w:p>
        </w:tc>
        <w:tc>
          <w:tcPr>
            <w:tcW w:w="5157" w:type="dxa"/>
          </w:tcPr>
          <w:p w14:paraId="5A1E735C" w14:textId="36B6F3B2" w:rsidR="00B742BB" w:rsidRPr="00B727A0" w:rsidRDefault="00B742BB" w:rsidP="00276BA8">
            <w:pPr>
              <w:ind w:left="0"/>
              <w:rPr>
                <w:b/>
                <w:szCs w:val="24"/>
              </w:rPr>
            </w:pPr>
            <w:r w:rsidRPr="00B742BB">
              <w:rPr>
                <w:b/>
                <w:szCs w:val="24"/>
              </w:rPr>
              <w:t>Payment History (User)</w:t>
            </w:r>
          </w:p>
        </w:tc>
      </w:tr>
      <w:tr w:rsidR="00B727A0" w:rsidRPr="00A53549" w14:paraId="1BF98B11" w14:textId="77777777" w:rsidTr="00B727A0">
        <w:trPr>
          <w:trHeight w:val="288"/>
        </w:trPr>
        <w:tc>
          <w:tcPr>
            <w:tcW w:w="1086" w:type="dxa"/>
            <w:gridSpan w:val="2"/>
          </w:tcPr>
          <w:p w14:paraId="415ED045" w14:textId="4587C8D2" w:rsidR="00B727A0" w:rsidRDefault="00B742BB" w:rsidP="00276BA8">
            <w:pPr>
              <w:ind w:left="0"/>
              <w:rPr>
                <w:b/>
                <w:szCs w:val="24"/>
                <w:lang w:eastAsia="ja-JP"/>
              </w:rPr>
            </w:pPr>
            <w:r>
              <w:rPr>
                <w:b/>
                <w:szCs w:val="24"/>
                <w:lang w:eastAsia="ja-JP"/>
              </w:rPr>
              <w:t>2.5.3</w:t>
            </w:r>
          </w:p>
        </w:tc>
        <w:tc>
          <w:tcPr>
            <w:tcW w:w="1176" w:type="dxa"/>
            <w:gridSpan w:val="2"/>
          </w:tcPr>
          <w:p w14:paraId="6D68CD44" w14:textId="338E99CC" w:rsidR="00B727A0" w:rsidRDefault="00B742BB" w:rsidP="00276BA8">
            <w:pPr>
              <w:ind w:left="0"/>
              <w:rPr>
                <w:b/>
                <w:szCs w:val="24"/>
                <w:lang w:eastAsia="ja-JP"/>
              </w:rPr>
            </w:pPr>
            <w:r>
              <w:rPr>
                <w:b/>
                <w:szCs w:val="24"/>
                <w:lang w:eastAsia="ja-JP"/>
              </w:rPr>
              <w:t>F</w:t>
            </w:r>
            <w:r w:rsidR="007C4DF6">
              <w:rPr>
                <w:b/>
                <w:szCs w:val="24"/>
                <w:lang w:eastAsia="ja-JP"/>
              </w:rPr>
              <w:t>30</w:t>
            </w:r>
          </w:p>
        </w:tc>
        <w:tc>
          <w:tcPr>
            <w:tcW w:w="5157" w:type="dxa"/>
          </w:tcPr>
          <w:p w14:paraId="6897A09D" w14:textId="084F0864" w:rsidR="00B727A0" w:rsidRPr="00B727A0" w:rsidRDefault="00B742BB" w:rsidP="00276BA8">
            <w:pPr>
              <w:ind w:left="0"/>
              <w:rPr>
                <w:b/>
                <w:szCs w:val="24"/>
              </w:rPr>
            </w:pPr>
            <w:r w:rsidRPr="00B742BB">
              <w:rPr>
                <w:b/>
                <w:szCs w:val="24"/>
              </w:rPr>
              <w:t>Retry Failed Payments (User)</w:t>
            </w:r>
          </w:p>
        </w:tc>
      </w:tr>
      <w:tr w:rsidR="00B727A0" w:rsidRPr="00A53549" w14:paraId="37DC40B1" w14:textId="77777777" w:rsidTr="00B727A0">
        <w:trPr>
          <w:trHeight w:val="288"/>
        </w:trPr>
        <w:tc>
          <w:tcPr>
            <w:tcW w:w="1086" w:type="dxa"/>
            <w:gridSpan w:val="2"/>
          </w:tcPr>
          <w:p w14:paraId="433BF442" w14:textId="1E88E663" w:rsidR="00B727A0" w:rsidRDefault="00B742BB" w:rsidP="00276BA8">
            <w:pPr>
              <w:ind w:left="0"/>
              <w:rPr>
                <w:b/>
                <w:szCs w:val="24"/>
                <w:lang w:eastAsia="ja-JP"/>
              </w:rPr>
            </w:pPr>
            <w:r>
              <w:rPr>
                <w:b/>
                <w:szCs w:val="24"/>
                <w:lang w:eastAsia="ja-JP"/>
              </w:rPr>
              <w:t>2.5.4</w:t>
            </w:r>
          </w:p>
        </w:tc>
        <w:tc>
          <w:tcPr>
            <w:tcW w:w="1176" w:type="dxa"/>
            <w:gridSpan w:val="2"/>
          </w:tcPr>
          <w:p w14:paraId="6E166BB4" w14:textId="3289A95B" w:rsidR="00B727A0" w:rsidRDefault="00B742BB" w:rsidP="00276BA8">
            <w:pPr>
              <w:ind w:left="0"/>
              <w:rPr>
                <w:b/>
                <w:szCs w:val="24"/>
                <w:lang w:eastAsia="ja-JP"/>
              </w:rPr>
            </w:pPr>
            <w:r>
              <w:rPr>
                <w:b/>
                <w:szCs w:val="24"/>
                <w:lang w:eastAsia="ja-JP"/>
              </w:rPr>
              <w:t>F</w:t>
            </w:r>
            <w:r w:rsidR="007C4DF6">
              <w:rPr>
                <w:b/>
                <w:szCs w:val="24"/>
                <w:lang w:eastAsia="ja-JP"/>
              </w:rPr>
              <w:t>31</w:t>
            </w:r>
          </w:p>
        </w:tc>
        <w:tc>
          <w:tcPr>
            <w:tcW w:w="5157" w:type="dxa"/>
          </w:tcPr>
          <w:p w14:paraId="6D2ECF86" w14:textId="5DAAE24C" w:rsidR="00B727A0" w:rsidRPr="00B727A0" w:rsidRDefault="00B742BB" w:rsidP="00276BA8">
            <w:pPr>
              <w:ind w:left="0"/>
              <w:rPr>
                <w:b/>
                <w:szCs w:val="24"/>
              </w:rPr>
            </w:pPr>
            <w:r w:rsidRPr="00B742BB">
              <w:rPr>
                <w:b/>
                <w:szCs w:val="24"/>
              </w:rPr>
              <w:t>Payment Receipts (User)</w:t>
            </w:r>
          </w:p>
        </w:tc>
      </w:tr>
      <w:tr w:rsidR="00B742BB" w:rsidRPr="00A53549" w14:paraId="167B2291" w14:textId="77777777" w:rsidTr="004A7DE9">
        <w:trPr>
          <w:trHeight w:val="288"/>
        </w:trPr>
        <w:tc>
          <w:tcPr>
            <w:tcW w:w="7419" w:type="dxa"/>
            <w:gridSpan w:val="5"/>
          </w:tcPr>
          <w:p w14:paraId="75F36BCA" w14:textId="44471006" w:rsidR="00B742BB" w:rsidRPr="00B727A0" w:rsidRDefault="00B742BB" w:rsidP="00276BA8">
            <w:pPr>
              <w:ind w:left="0"/>
              <w:rPr>
                <w:b/>
                <w:szCs w:val="24"/>
              </w:rPr>
            </w:pPr>
            <w:r>
              <w:rPr>
                <w:b/>
                <w:szCs w:val="24"/>
              </w:rPr>
              <w:t xml:space="preserve">2.6              </w:t>
            </w:r>
            <w:r w:rsidRPr="00B742BB">
              <w:t xml:space="preserve"> </w:t>
            </w:r>
            <w:r w:rsidRPr="00B742BB">
              <w:rPr>
                <w:b/>
                <w:szCs w:val="24"/>
              </w:rPr>
              <w:t>Amenities Management Module</w:t>
            </w:r>
          </w:p>
        </w:tc>
      </w:tr>
      <w:tr w:rsidR="00121CB0" w:rsidRPr="00A53549" w14:paraId="0F594ECA" w14:textId="77777777" w:rsidTr="00121CB0">
        <w:trPr>
          <w:trHeight w:val="288"/>
        </w:trPr>
        <w:tc>
          <w:tcPr>
            <w:tcW w:w="1075" w:type="dxa"/>
          </w:tcPr>
          <w:p w14:paraId="3F775173" w14:textId="595DB1AD" w:rsidR="00121CB0" w:rsidRDefault="00121CB0" w:rsidP="00276BA8">
            <w:pPr>
              <w:ind w:left="0"/>
              <w:rPr>
                <w:b/>
                <w:szCs w:val="24"/>
              </w:rPr>
            </w:pPr>
            <w:r>
              <w:rPr>
                <w:b/>
                <w:szCs w:val="24"/>
              </w:rPr>
              <w:lastRenderedPageBreak/>
              <w:t>2.6.1</w:t>
            </w:r>
          </w:p>
        </w:tc>
        <w:tc>
          <w:tcPr>
            <w:tcW w:w="1170" w:type="dxa"/>
            <w:gridSpan w:val="2"/>
          </w:tcPr>
          <w:p w14:paraId="5F7C7CFF" w14:textId="291CB61F" w:rsidR="00121CB0" w:rsidRDefault="00121CB0" w:rsidP="00276BA8">
            <w:pPr>
              <w:ind w:left="0"/>
              <w:rPr>
                <w:b/>
                <w:szCs w:val="24"/>
              </w:rPr>
            </w:pPr>
            <w:r>
              <w:rPr>
                <w:b/>
                <w:szCs w:val="24"/>
              </w:rPr>
              <w:t>F</w:t>
            </w:r>
            <w:r w:rsidR="007C4DF6">
              <w:rPr>
                <w:b/>
                <w:szCs w:val="24"/>
              </w:rPr>
              <w:t>32</w:t>
            </w:r>
          </w:p>
        </w:tc>
        <w:tc>
          <w:tcPr>
            <w:tcW w:w="5174" w:type="dxa"/>
            <w:gridSpan w:val="2"/>
          </w:tcPr>
          <w:p w14:paraId="0186117B" w14:textId="745DC884" w:rsidR="00121CB0" w:rsidRDefault="00121CB0" w:rsidP="00276BA8">
            <w:pPr>
              <w:ind w:left="0"/>
              <w:rPr>
                <w:b/>
                <w:szCs w:val="24"/>
              </w:rPr>
            </w:pPr>
            <w:r w:rsidRPr="00121CB0">
              <w:rPr>
                <w:b/>
                <w:szCs w:val="24"/>
              </w:rPr>
              <w:t>Add Amenity (Admin)</w:t>
            </w:r>
          </w:p>
        </w:tc>
      </w:tr>
      <w:tr w:rsidR="00121CB0" w:rsidRPr="00A53549" w14:paraId="2CED063E" w14:textId="77777777" w:rsidTr="00121CB0">
        <w:trPr>
          <w:trHeight w:val="288"/>
        </w:trPr>
        <w:tc>
          <w:tcPr>
            <w:tcW w:w="1075" w:type="dxa"/>
          </w:tcPr>
          <w:p w14:paraId="6EBF04E1" w14:textId="08B0B9CB" w:rsidR="00121CB0" w:rsidRDefault="00121CB0" w:rsidP="00276BA8">
            <w:pPr>
              <w:ind w:left="0"/>
              <w:rPr>
                <w:b/>
                <w:szCs w:val="24"/>
              </w:rPr>
            </w:pPr>
            <w:r>
              <w:rPr>
                <w:b/>
                <w:szCs w:val="24"/>
              </w:rPr>
              <w:t>2.6.2</w:t>
            </w:r>
          </w:p>
        </w:tc>
        <w:tc>
          <w:tcPr>
            <w:tcW w:w="1170" w:type="dxa"/>
            <w:gridSpan w:val="2"/>
          </w:tcPr>
          <w:p w14:paraId="312B1B4F" w14:textId="4245858E" w:rsidR="00121CB0" w:rsidRDefault="00121CB0" w:rsidP="00276BA8">
            <w:pPr>
              <w:ind w:left="0"/>
              <w:rPr>
                <w:b/>
                <w:szCs w:val="24"/>
              </w:rPr>
            </w:pPr>
            <w:r>
              <w:rPr>
                <w:b/>
                <w:szCs w:val="24"/>
              </w:rPr>
              <w:t>F</w:t>
            </w:r>
            <w:r w:rsidR="007C4DF6">
              <w:rPr>
                <w:b/>
                <w:szCs w:val="24"/>
              </w:rPr>
              <w:t>33</w:t>
            </w:r>
          </w:p>
        </w:tc>
        <w:tc>
          <w:tcPr>
            <w:tcW w:w="5174" w:type="dxa"/>
            <w:gridSpan w:val="2"/>
          </w:tcPr>
          <w:p w14:paraId="5DC36B02" w14:textId="26251AD7" w:rsidR="00121CB0" w:rsidRDefault="00121CB0" w:rsidP="00276BA8">
            <w:pPr>
              <w:ind w:left="0"/>
              <w:rPr>
                <w:b/>
                <w:szCs w:val="24"/>
              </w:rPr>
            </w:pPr>
            <w:r w:rsidRPr="00121CB0">
              <w:rPr>
                <w:b/>
                <w:szCs w:val="24"/>
              </w:rPr>
              <w:t>Assign Amenities to Turf (Turf Owner)</w:t>
            </w:r>
          </w:p>
        </w:tc>
      </w:tr>
      <w:tr w:rsidR="00121CB0" w:rsidRPr="00A53549" w14:paraId="5672C5CF" w14:textId="77777777" w:rsidTr="00121CB0">
        <w:trPr>
          <w:trHeight w:val="288"/>
        </w:trPr>
        <w:tc>
          <w:tcPr>
            <w:tcW w:w="1075" w:type="dxa"/>
          </w:tcPr>
          <w:p w14:paraId="795AC378" w14:textId="3BCB8EA6" w:rsidR="00121CB0" w:rsidRDefault="00121CB0" w:rsidP="00276BA8">
            <w:pPr>
              <w:ind w:left="0"/>
              <w:rPr>
                <w:b/>
                <w:szCs w:val="24"/>
              </w:rPr>
            </w:pPr>
            <w:r>
              <w:rPr>
                <w:b/>
                <w:szCs w:val="24"/>
              </w:rPr>
              <w:t>2.6.3</w:t>
            </w:r>
          </w:p>
        </w:tc>
        <w:tc>
          <w:tcPr>
            <w:tcW w:w="1170" w:type="dxa"/>
            <w:gridSpan w:val="2"/>
          </w:tcPr>
          <w:p w14:paraId="2A09D246" w14:textId="00216E88" w:rsidR="00121CB0" w:rsidRDefault="00121CB0" w:rsidP="00276BA8">
            <w:pPr>
              <w:ind w:left="0"/>
              <w:rPr>
                <w:b/>
                <w:szCs w:val="24"/>
              </w:rPr>
            </w:pPr>
            <w:r>
              <w:rPr>
                <w:b/>
                <w:szCs w:val="24"/>
              </w:rPr>
              <w:t>F3</w:t>
            </w:r>
            <w:r w:rsidR="007C4DF6">
              <w:rPr>
                <w:b/>
                <w:szCs w:val="24"/>
              </w:rPr>
              <w:t>4</w:t>
            </w:r>
          </w:p>
        </w:tc>
        <w:tc>
          <w:tcPr>
            <w:tcW w:w="5174" w:type="dxa"/>
            <w:gridSpan w:val="2"/>
          </w:tcPr>
          <w:p w14:paraId="55D48EAF" w14:textId="2CFA188D" w:rsidR="00121CB0" w:rsidRDefault="00121CB0" w:rsidP="00276BA8">
            <w:pPr>
              <w:ind w:left="0"/>
              <w:rPr>
                <w:b/>
                <w:szCs w:val="24"/>
              </w:rPr>
            </w:pPr>
            <w:r w:rsidRPr="00121CB0">
              <w:rPr>
                <w:b/>
                <w:szCs w:val="24"/>
              </w:rPr>
              <w:t>Filter by Amenities (User)</w:t>
            </w:r>
          </w:p>
        </w:tc>
      </w:tr>
      <w:tr w:rsidR="00121CB0" w:rsidRPr="00A53549" w14:paraId="1651FA11" w14:textId="77777777" w:rsidTr="00FA5702">
        <w:trPr>
          <w:trHeight w:val="288"/>
        </w:trPr>
        <w:tc>
          <w:tcPr>
            <w:tcW w:w="7419" w:type="dxa"/>
            <w:gridSpan w:val="5"/>
          </w:tcPr>
          <w:p w14:paraId="56AF18A9" w14:textId="3E92777E" w:rsidR="00121CB0" w:rsidRPr="00121CB0" w:rsidRDefault="00121CB0" w:rsidP="00276BA8">
            <w:pPr>
              <w:ind w:left="0"/>
              <w:rPr>
                <w:b/>
                <w:szCs w:val="24"/>
              </w:rPr>
            </w:pPr>
            <w:r>
              <w:rPr>
                <w:b/>
                <w:szCs w:val="24"/>
              </w:rPr>
              <w:t xml:space="preserve">2.7                </w:t>
            </w:r>
            <w:r w:rsidRPr="00121CB0">
              <w:t xml:space="preserve"> </w:t>
            </w:r>
            <w:r w:rsidRPr="00121CB0">
              <w:rPr>
                <w:b/>
                <w:szCs w:val="24"/>
              </w:rPr>
              <w:t>Photo Gallery Module</w:t>
            </w:r>
          </w:p>
        </w:tc>
      </w:tr>
      <w:tr w:rsidR="00121CB0" w:rsidRPr="00A53549" w14:paraId="316B47F4" w14:textId="77777777" w:rsidTr="00121CB0">
        <w:trPr>
          <w:trHeight w:val="288"/>
        </w:trPr>
        <w:tc>
          <w:tcPr>
            <w:tcW w:w="1075" w:type="dxa"/>
          </w:tcPr>
          <w:p w14:paraId="64957943" w14:textId="679ED959" w:rsidR="00121CB0" w:rsidRDefault="00121CB0" w:rsidP="00276BA8">
            <w:pPr>
              <w:ind w:left="0"/>
              <w:rPr>
                <w:b/>
                <w:szCs w:val="24"/>
              </w:rPr>
            </w:pPr>
            <w:r>
              <w:rPr>
                <w:b/>
                <w:szCs w:val="24"/>
              </w:rPr>
              <w:t>2.7.1</w:t>
            </w:r>
          </w:p>
        </w:tc>
        <w:tc>
          <w:tcPr>
            <w:tcW w:w="1170" w:type="dxa"/>
            <w:gridSpan w:val="2"/>
          </w:tcPr>
          <w:p w14:paraId="5559E58B" w14:textId="38906392" w:rsidR="00121CB0" w:rsidRDefault="00121CB0" w:rsidP="00276BA8">
            <w:pPr>
              <w:ind w:left="0"/>
              <w:rPr>
                <w:b/>
                <w:szCs w:val="24"/>
              </w:rPr>
            </w:pPr>
            <w:r>
              <w:rPr>
                <w:b/>
                <w:szCs w:val="24"/>
              </w:rPr>
              <w:t>F</w:t>
            </w:r>
            <w:r w:rsidR="007C4DF6">
              <w:rPr>
                <w:b/>
                <w:szCs w:val="24"/>
              </w:rPr>
              <w:t>35</w:t>
            </w:r>
          </w:p>
        </w:tc>
        <w:tc>
          <w:tcPr>
            <w:tcW w:w="5174" w:type="dxa"/>
            <w:gridSpan w:val="2"/>
          </w:tcPr>
          <w:p w14:paraId="74C7D60B" w14:textId="59835EB9" w:rsidR="00121CB0" w:rsidRPr="00121CB0" w:rsidRDefault="00121CB0" w:rsidP="00276BA8">
            <w:pPr>
              <w:ind w:left="0"/>
              <w:rPr>
                <w:b/>
                <w:szCs w:val="24"/>
              </w:rPr>
            </w:pPr>
            <w:r w:rsidRPr="00121CB0">
              <w:rPr>
                <w:b/>
                <w:szCs w:val="24"/>
              </w:rPr>
              <w:t>Upload Photos (Turf Owner)</w:t>
            </w:r>
          </w:p>
        </w:tc>
      </w:tr>
      <w:tr w:rsidR="00121CB0" w:rsidRPr="00A53549" w14:paraId="4980A9A0" w14:textId="77777777" w:rsidTr="00121CB0">
        <w:trPr>
          <w:trHeight w:val="288"/>
        </w:trPr>
        <w:tc>
          <w:tcPr>
            <w:tcW w:w="1075" w:type="dxa"/>
          </w:tcPr>
          <w:p w14:paraId="59F2D75E" w14:textId="37FE9709" w:rsidR="00121CB0" w:rsidRDefault="00121CB0" w:rsidP="00276BA8">
            <w:pPr>
              <w:ind w:left="0"/>
              <w:rPr>
                <w:b/>
                <w:szCs w:val="24"/>
              </w:rPr>
            </w:pPr>
            <w:r>
              <w:rPr>
                <w:b/>
                <w:szCs w:val="24"/>
              </w:rPr>
              <w:t>2.7.2</w:t>
            </w:r>
          </w:p>
        </w:tc>
        <w:tc>
          <w:tcPr>
            <w:tcW w:w="1170" w:type="dxa"/>
            <w:gridSpan w:val="2"/>
          </w:tcPr>
          <w:p w14:paraId="543D2702" w14:textId="23B5E3CB" w:rsidR="00121CB0" w:rsidRDefault="00121CB0" w:rsidP="00276BA8">
            <w:pPr>
              <w:ind w:left="0"/>
              <w:rPr>
                <w:b/>
                <w:szCs w:val="24"/>
              </w:rPr>
            </w:pPr>
            <w:r>
              <w:rPr>
                <w:b/>
                <w:szCs w:val="24"/>
              </w:rPr>
              <w:t>F</w:t>
            </w:r>
            <w:r w:rsidR="007C4DF6">
              <w:rPr>
                <w:b/>
                <w:szCs w:val="24"/>
              </w:rPr>
              <w:t>36</w:t>
            </w:r>
          </w:p>
        </w:tc>
        <w:tc>
          <w:tcPr>
            <w:tcW w:w="5174" w:type="dxa"/>
            <w:gridSpan w:val="2"/>
          </w:tcPr>
          <w:p w14:paraId="490E6D37" w14:textId="0C4A2290" w:rsidR="00121CB0" w:rsidRPr="00121CB0" w:rsidRDefault="00121CB0" w:rsidP="00276BA8">
            <w:pPr>
              <w:ind w:left="0"/>
              <w:rPr>
                <w:b/>
                <w:szCs w:val="24"/>
              </w:rPr>
            </w:pPr>
            <w:r w:rsidRPr="00121CB0">
              <w:rPr>
                <w:b/>
                <w:szCs w:val="24"/>
              </w:rPr>
              <w:t>Set Main Photo (Turf Owner)</w:t>
            </w:r>
          </w:p>
        </w:tc>
      </w:tr>
      <w:tr w:rsidR="00121CB0" w:rsidRPr="00A53549" w14:paraId="7D2EA403" w14:textId="77777777" w:rsidTr="00121CB0">
        <w:trPr>
          <w:trHeight w:val="288"/>
        </w:trPr>
        <w:tc>
          <w:tcPr>
            <w:tcW w:w="1075" w:type="dxa"/>
          </w:tcPr>
          <w:p w14:paraId="207864B9" w14:textId="45BD2126" w:rsidR="00121CB0" w:rsidRDefault="00121CB0" w:rsidP="00276BA8">
            <w:pPr>
              <w:ind w:left="0"/>
              <w:rPr>
                <w:b/>
                <w:szCs w:val="24"/>
              </w:rPr>
            </w:pPr>
            <w:r>
              <w:rPr>
                <w:b/>
                <w:szCs w:val="24"/>
              </w:rPr>
              <w:t>2.7.3</w:t>
            </w:r>
          </w:p>
        </w:tc>
        <w:tc>
          <w:tcPr>
            <w:tcW w:w="1170" w:type="dxa"/>
            <w:gridSpan w:val="2"/>
          </w:tcPr>
          <w:p w14:paraId="45BCC866" w14:textId="1103EABA" w:rsidR="00121CB0" w:rsidRDefault="00121CB0" w:rsidP="00276BA8">
            <w:pPr>
              <w:ind w:left="0"/>
              <w:rPr>
                <w:b/>
                <w:szCs w:val="24"/>
              </w:rPr>
            </w:pPr>
            <w:r>
              <w:rPr>
                <w:b/>
                <w:szCs w:val="24"/>
              </w:rPr>
              <w:t>F</w:t>
            </w:r>
            <w:r w:rsidR="007C4DF6">
              <w:rPr>
                <w:b/>
                <w:szCs w:val="24"/>
              </w:rPr>
              <w:t>37</w:t>
            </w:r>
          </w:p>
        </w:tc>
        <w:tc>
          <w:tcPr>
            <w:tcW w:w="5174" w:type="dxa"/>
            <w:gridSpan w:val="2"/>
          </w:tcPr>
          <w:p w14:paraId="7660DDEC" w14:textId="697D774D" w:rsidR="00121CB0" w:rsidRPr="00121CB0" w:rsidRDefault="00121CB0" w:rsidP="00276BA8">
            <w:pPr>
              <w:ind w:left="0"/>
              <w:rPr>
                <w:b/>
                <w:szCs w:val="24"/>
              </w:rPr>
            </w:pPr>
            <w:r w:rsidRPr="00121CB0">
              <w:rPr>
                <w:b/>
                <w:szCs w:val="24"/>
              </w:rPr>
              <w:t>Manage Gallery (Turf Owner)</w:t>
            </w:r>
          </w:p>
        </w:tc>
      </w:tr>
      <w:tr w:rsidR="00121CB0" w:rsidRPr="00A53549" w14:paraId="411D64A0" w14:textId="77777777" w:rsidTr="00D42AA6">
        <w:trPr>
          <w:trHeight w:val="288"/>
        </w:trPr>
        <w:tc>
          <w:tcPr>
            <w:tcW w:w="7419" w:type="dxa"/>
            <w:gridSpan w:val="5"/>
          </w:tcPr>
          <w:p w14:paraId="29F1ECFD" w14:textId="0A70F29F" w:rsidR="00121CB0" w:rsidRPr="00121CB0" w:rsidRDefault="00121CB0" w:rsidP="00276BA8">
            <w:pPr>
              <w:ind w:left="0"/>
              <w:rPr>
                <w:b/>
                <w:szCs w:val="24"/>
              </w:rPr>
            </w:pPr>
            <w:r>
              <w:rPr>
                <w:b/>
                <w:szCs w:val="24"/>
              </w:rPr>
              <w:t xml:space="preserve">2.8              </w:t>
            </w:r>
            <w:r w:rsidRPr="00121CB0">
              <w:t xml:space="preserve"> </w:t>
            </w:r>
            <w:r w:rsidRPr="00121CB0">
              <w:rPr>
                <w:b/>
                <w:szCs w:val="24"/>
              </w:rPr>
              <w:t>Slot Management Module</w:t>
            </w:r>
          </w:p>
        </w:tc>
      </w:tr>
      <w:tr w:rsidR="00121CB0" w:rsidRPr="00A53549" w14:paraId="479D61FE" w14:textId="77777777" w:rsidTr="00121CB0">
        <w:trPr>
          <w:trHeight w:val="288"/>
        </w:trPr>
        <w:tc>
          <w:tcPr>
            <w:tcW w:w="1075" w:type="dxa"/>
          </w:tcPr>
          <w:p w14:paraId="205F4EE0" w14:textId="191139A5" w:rsidR="00121CB0" w:rsidRDefault="00121CB0" w:rsidP="00276BA8">
            <w:pPr>
              <w:ind w:left="0"/>
              <w:rPr>
                <w:b/>
                <w:szCs w:val="24"/>
              </w:rPr>
            </w:pPr>
            <w:r>
              <w:rPr>
                <w:b/>
                <w:szCs w:val="24"/>
              </w:rPr>
              <w:t>2.8.1</w:t>
            </w:r>
          </w:p>
        </w:tc>
        <w:tc>
          <w:tcPr>
            <w:tcW w:w="1170" w:type="dxa"/>
            <w:gridSpan w:val="2"/>
          </w:tcPr>
          <w:p w14:paraId="03619DA1" w14:textId="5AB900B8" w:rsidR="00121CB0" w:rsidRDefault="00121CB0" w:rsidP="00276BA8">
            <w:pPr>
              <w:ind w:left="0"/>
              <w:rPr>
                <w:b/>
                <w:szCs w:val="24"/>
              </w:rPr>
            </w:pPr>
            <w:r>
              <w:rPr>
                <w:b/>
                <w:szCs w:val="24"/>
              </w:rPr>
              <w:t>F</w:t>
            </w:r>
            <w:r w:rsidR="007C4DF6">
              <w:rPr>
                <w:b/>
                <w:szCs w:val="24"/>
              </w:rPr>
              <w:t>38</w:t>
            </w:r>
          </w:p>
        </w:tc>
        <w:tc>
          <w:tcPr>
            <w:tcW w:w="5174" w:type="dxa"/>
            <w:gridSpan w:val="2"/>
          </w:tcPr>
          <w:p w14:paraId="52E8CA15" w14:textId="7151B879" w:rsidR="00121CB0" w:rsidRPr="00121CB0" w:rsidRDefault="00121CB0" w:rsidP="00276BA8">
            <w:pPr>
              <w:ind w:left="0"/>
              <w:rPr>
                <w:b/>
                <w:szCs w:val="24"/>
              </w:rPr>
            </w:pPr>
            <w:r w:rsidRPr="00121CB0">
              <w:rPr>
                <w:b/>
                <w:szCs w:val="24"/>
              </w:rPr>
              <w:t>Create Slots (Turf Owner)</w:t>
            </w:r>
          </w:p>
        </w:tc>
      </w:tr>
      <w:tr w:rsidR="00121CB0" w:rsidRPr="00A53549" w14:paraId="4C5AEEB6" w14:textId="77777777" w:rsidTr="00121CB0">
        <w:trPr>
          <w:trHeight w:val="288"/>
        </w:trPr>
        <w:tc>
          <w:tcPr>
            <w:tcW w:w="1075" w:type="dxa"/>
          </w:tcPr>
          <w:p w14:paraId="436E0D40" w14:textId="371DA3A7" w:rsidR="00121CB0" w:rsidRDefault="00121CB0" w:rsidP="00276BA8">
            <w:pPr>
              <w:ind w:left="0"/>
              <w:rPr>
                <w:b/>
                <w:szCs w:val="24"/>
              </w:rPr>
            </w:pPr>
            <w:r>
              <w:rPr>
                <w:b/>
                <w:szCs w:val="24"/>
              </w:rPr>
              <w:t>2.8.2</w:t>
            </w:r>
          </w:p>
        </w:tc>
        <w:tc>
          <w:tcPr>
            <w:tcW w:w="1170" w:type="dxa"/>
            <w:gridSpan w:val="2"/>
          </w:tcPr>
          <w:p w14:paraId="6FFF2571" w14:textId="3B82CF5B" w:rsidR="00121CB0" w:rsidRDefault="00121CB0" w:rsidP="00276BA8">
            <w:pPr>
              <w:ind w:left="0"/>
              <w:rPr>
                <w:b/>
                <w:szCs w:val="24"/>
              </w:rPr>
            </w:pPr>
            <w:r>
              <w:rPr>
                <w:b/>
                <w:szCs w:val="24"/>
              </w:rPr>
              <w:t>F</w:t>
            </w:r>
            <w:r w:rsidR="007C4DF6">
              <w:rPr>
                <w:b/>
                <w:szCs w:val="24"/>
              </w:rPr>
              <w:t>39</w:t>
            </w:r>
          </w:p>
        </w:tc>
        <w:tc>
          <w:tcPr>
            <w:tcW w:w="5174" w:type="dxa"/>
            <w:gridSpan w:val="2"/>
          </w:tcPr>
          <w:p w14:paraId="2A4C4E0C" w14:textId="03DA78B6" w:rsidR="00121CB0" w:rsidRPr="00121CB0" w:rsidRDefault="00121CB0" w:rsidP="00276BA8">
            <w:pPr>
              <w:ind w:left="0"/>
              <w:rPr>
                <w:b/>
                <w:szCs w:val="24"/>
              </w:rPr>
            </w:pPr>
            <w:r w:rsidRPr="00121CB0">
              <w:rPr>
                <w:b/>
                <w:szCs w:val="24"/>
              </w:rPr>
              <w:t>Update Slot Pricing (Turf Owner)</w:t>
            </w:r>
          </w:p>
        </w:tc>
      </w:tr>
      <w:tr w:rsidR="00121CB0" w:rsidRPr="00A53549" w14:paraId="2EB5046F" w14:textId="77777777" w:rsidTr="00121CB0">
        <w:trPr>
          <w:trHeight w:val="288"/>
        </w:trPr>
        <w:tc>
          <w:tcPr>
            <w:tcW w:w="1075" w:type="dxa"/>
          </w:tcPr>
          <w:p w14:paraId="50DD4AEA" w14:textId="7F89CCE6" w:rsidR="00121CB0" w:rsidRDefault="00121CB0" w:rsidP="00276BA8">
            <w:pPr>
              <w:ind w:left="0"/>
              <w:rPr>
                <w:b/>
                <w:szCs w:val="24"/>
              </w:rPr>
            </w:pPr>
            <w:r>
              <w:rPr>
                <w:b/>
                <w:szCs w:val="24"/>
              </w:rPr>
              <w:t>2.8.3</w:t>
            </w:r>
          </w:p>
        </w:tc>
        <w:tc>
          <w:tcPr>
            <w:tcW w:w="1170" w:type="dxa"/>
            <w:gridSpan w:val="2"/>
          </w:tcPr>
          <w:p w14:paraId="548FD90F" w14:textId="7361DBB8" w:rsidR="00121CB0" w:rsidRDefault="00121CB0" w:rsidP="00276BA8">
            <w:pPr>
              <w:ind w:left="0"/>
              <w:rPr>
                <w:b/>
                <w:szCs w:val="24"/>
              </w:rPr>
            </w:pPr>
            <w:r>
              <w:rPr>
                <w:b/>
                <w:szCs w:val="24"/>
              </w:rPr>
              <w:t>F</w:t>
            </w:r>
            <w:r w:rsidR="007C4DF6">
              <w:rPr>
                <w:b/>
                <w:szCs w:val="24"/>
              </w:rPr>
              <w:t>40</w:t>
            </w:r>
          </w:p>
        </w:tc>
        <w:tc>
          <w:tcPr>
            <w:tcW w:w="5174" w:type="dxa"/>
            <w:gridSpan w:val="2"/>
          </w:tcPr>
          <w:p w14:paraId="2D86FD6D" w14:textId="56CEEC81" w:rsidR="00121CB0" w:rsidRPr="00121CB0" w:rsidRDefault="00121CB0" w:rsidP="00276BA8">
            <w:pPr>
              <w:ind w:left="0"/>
              <w:rPr>
                <w:b/>
                <w:szCs w:val="24"/>
              </w:rPr>
            </w:pPr>
            <w:r w:rsidRPr="00121CB0">
              <w:rPr>
                <w:b/>
                <w:szCs w:val="24"/>
              </w:rPr>
              <w:t>Block Slots (Turf Owner)</w:t>
            </w:r>
          </w:p>
        </w:tc>
      </w:tr>
      <w:tr w:rsidR="00121CB0" w:rsidRPr="00A53549" w14:paraId="7D40F2CE" w14:textId="77777777" w:rsidTr="00121CB0">
        <w:trPr>
          <w:trHeight w:val="288"/>
        </w:trPr>
        <w:tc>
          <w:tcPr>
            <w:tcW w:w="1075" w:type="dxa"/>
          </w:tcPr>
          <w:p w14:paraId="7B47725A" w14:textId="10E8571B" w:rsidR="00121CB0" w:rsidRDefault="00121CB0" w:rsidP="00276BA8">
            <w:pPr>
              <w:ind w:left="0"/>
              <w:rPr>
                <w:b/>
                <w:szCs w:val="24"/>
              </w:rPr>
            </w:pPr>
            <w:r>
              <w:rPr>
                <w:b/>
                <w:szCs w:val="24"/>
              </w:rPr>
              <w:t>2.8.4</w:t>
            </w:r>
          </w:p>
        </w:tc>
        <w:tc>
          <w:tcPr>
            <w:tcW w:w="1170" w:type="dxa"/>
            <w:gridSpan w:val="2"/>
          </w:tcPr>
          <w:p w14:paraId="7EFAE073" w14:textId="0C371636" w:rsidR="00121CB0" w:rsidRDefault="00121CB0" w:rsidP="00276BA8">
            <w:pPr>
              <w:ind w:left="0"/>
              <w:rPr>
                <w:b/>
                <w:szCs w:val="24"/>
              </w:rPr>
            </w:pPr>
            <w:r>
              <w:rPr>
                <w:b/>
                <w:szCs w:val="24"/>
              </w:rPr>
              <w:t>F4</w:t>
            </w:r>
            <w:r w:rsidR="007C4DF6">
              <w:rPr>
                <w:b/>
                <w:szCs w:val="24"/>
              </w:rPr>
              <w:t>1</w:t>
            </w:r>
          </w:p>
        </w:tc>
        <w:tc>
          <w:tcPr>
            <w:tcW w:w="5174" w:type="dxa"/>
            <w:gridSpan w:val="2"/>
          </w:tcPr>
          <w:p w14:paraId="7981A26C" w14:textId="5ACFC750" w:rsidR="00121CB0" w:rsidRPr="00121CB0" w:rsidRDefault="00121CB0" w:rsidP="00276BA8">
            <w:pPr>
              <w:ind w:left="0"/>
            </w:pPr>
            <w:r w:rsidRPr="00121CB0">
              <w:t>View Slot Utilization (Turf Owner)</w:t>
            </w:r>
          </w:p>
        </w:tc>
      </w:tr>
      <w:tr w:rsidR="00182C37" w:rsidRPr="00A53549" w14:paraId="112C87E1" w14:textId="77777777" w:rsidTr="00A279F7">
        <w:trPr>
          <w:trHeight w:val="288"/>
        </w:trPr>
        <w:tc>
          <w:tcPr>
            <w:tcW w:w="7419" w:type="dxa"/>
            <w:gridSpan w:val="5"/>
          </w:tcPr>
          <w:p w14:paraId="02945FD1" w14:textId="373B7FB1" w:rsidR="00182C37" w:rsidRPr="00121CB0" w:rsidRDefault="00182C37" w:rsidP="00276BA8">
            <w:pPr>
              <w:ind w:left="0"/>
              <w:rPr>
                <w:b/>
                <w:szCs w:val="24"/>
              </w:rPr>
            </w:pPr>
            <w:r>
              <w:rPr>
                <w:b/>
                <w:szCs w:val="24"/>
              </w:rPr>
              <w:t xml:space="preserve">2.9              </w:t>
            </w:r>
            <w:r w:rsidRPr="00182C37">
              <w:t xml:space="preserve"> </w:t>
            </w:r>
            <w:r w:rsidRPr="00182C37">
              <w:rPr>
                <w:b/>
                <w:szCs w:val="24"/>
              </w:rPr>
              <w:t>Booking Management Module</w:t>
            </w:r>
          </w:p>
        </w:tc>
      </w:tr>
      <w:tr w:rsidR="00121CB0" w:rsidRPr="00A53549" w14:paraId="0250D03F" w14:textId="77777777" w:rsidTr="00121CB0">
        <w:trPr>
          <w:trHeight w:val="288"/>
        </w:trPr>
        <w:tc>
          <w:tcPr>
            <w:tcW w:w="1075" w:type="dxa"/>
          </w:tcPr>
          <w:p w14:paraId="08FF1496" w14:textId="48EFDDC8" w:rsidR="00121CB0" w:rsidRDefault="00182C37" w:rsidP="00276BA8">
            <w:pPr>
              <w:ind w:left="0"/>
              <w:rPr>
                <w:b/>
                <w:szCs w:val="24"/>
              </w:rPr>
            </w:pPr>
            <w:r>
              <w:rPr>
                <w:b/>
                <w:szCs w:val="24"/>
              </w:rPr>
              <w:t>2.9.1</w:t>
            </w:r>
          </w:p>
        </w:tc>
        <w:tc>
          <w:tcPr>
            <w:tcW w:w="1170" w:type="dxa"/>
            <w:gridSpan w:val="2"/>
          </w:tcPr>
          <w:p w14:paraId="3CC58407" w14:textId="2AEB2FB1" w:rsidR="00121CB0" w:rsidRDefault="00182C37" w:rsidP="00276BA8">
            <w:pPr>
              <w:ind w:left="0"/>
              <w:rPr>
                <w:b/>
                <w:szCs w:val="24"/>
              </w:rPr>
            </w:pPr>
            <w:r>
              <w:rPr>
                <w:b/>
                <w:szCs w:val="24"/>
              </w:rPr>
              <w:t>F</w:t>
            </w:r>
            <w:r w:rsidR="007C4DF6">
              <w:rPr>
                <w:b/>
                <w:szCs w:val="24"/>
              </w:rPr>
              <w:t>42</w:t>
            </w:r>
          </w:p>
        </w:tc>
        <w:tc>
          <w:tcPr>
            <w:tcW w:w="5174" w:type="dxa"/>
            <w:gridSpan w:val="2"/>
          </w:tcPr>
          <w:p w14:paraId="0066C99A" w14:textId="7C0D4EFF" w:rsidR="00121CB0" w:rsidRPr="00121CB0" w:rsidRDefault="00182C37" w:rsidP="00276BA8">
            <w:pPr>
              <w:ind w:left="0"/>
              <w:rPr>
                <w:b/>
                <w:szCs w:val="24"/>
              </w:rPr>
            </w:pPr>
            <w:r w:rsidRPr="00182C37">
              <w:rPr>
                <w:b/>
                <w:szCs w:val="24"/>
              </w:rPr>
              <w:t>Create Booking (User)</w:t>
            </w:r>
          </w:p>
        </w:tc>
      </w:tr>
      <w:tr w:rsidR="00121CB0" w:rsidRPr="00A53549" w14:paraId="04AD5F58" w14:textId="77777777" w:rsidTr="00121CB0">
        <w:trPr>
          <w:trHeight w:val="288"/>
        </w:trPr>
        <w:tc>
          <w:tcPr>
            <w:tcW w:w="1075" w:type="dxa"/>
          </w:tcPr>
          <w:p w14:paraId="5FAB8014" w14:textId="4EE4C3B1" w:rsidR="00121CB0" w:rsidRDefault="00182C37" w:rsidP="00276BA8">
            <w:pPr>
              <w:ind w:left="0"/>
              <w:rPr>
                <w:b/>
                <w:szCs w:val="24"/>
              </w:rPr>
            </w:pPr>
            <w:r>
              <w:rPr>
                <w:b/>
                <w:szCs w:val="24"/>
              </w:rPr>
              <w:t>2.9.2</w:t>
            </w:r>
          </w:p>
        </w:tc>
        <w:tc>
          <w:tcPr>
            <w:tcW w:w="1170" w:type="dxa"/>
            <w:gridSpan w:val="2"/>
          </w:tcPr>
          <w:p w14:paraId="515D7BDF" w14:textId="2D5726D7" w:rsidR="00121CB0" w:rsidRDefault="00182C37" w:rsidP="00276BA8">
            <w:pPr>
              <w:ind w:left="0"/>
              <w:rPr>
                <w:b/>
                <w:szCs w:val="24"/>
              </w:rPr>
            </w:pPr>
            <w:r>
              <w:rPr>
                <w:b/>
                <w:szCs w:val="24"/>
              </w:rPr>
              <w:t>F</w:t>
            </w:r>
            <w:r w:rsidR="007C4DF6">
              <w:rPr>
                <w:b/>
                <w:szCs w:val="24"/>
              </w:rPr>
              <w:t>43</w:t>
            </w:r>
          </w:p>
        </w:tc>
        <w:tc>
          <w:tcPr>
            <w:tcW w:w="5174" w:type="dxa"/>
            <w:gridSpan w:val="2"/>
          </w:tcPr>
          <w:p w14:paraId="0A65F67A" w14:textId="2E575F3F" w:rsidR="00121CB0" w:rsidRPr="00121CB0" w:rsidRDefault="00182C37" w:rsidP="00276BA8">
            <w:pPr>
              <w:ind w:left="0"/>
              <w:rPr>
                <w:b/>
                <w:szCs w:val="24"/>
              </w:rPr>
            </w:pPr>
            <w:r w:rsidRPr="00182C37">
              <w:rPr>
                <w:b/>
                <w:szCs w:val="24"/>
              </w:rPr>
              <w:t>View Booking History (User)</w:t>
            </w:r>
          </w:p>
        </w:tc>
      </w:tr>
      <w:tr w:rsidR="00121CB0" w:rsidRPr="00A53549" w14:paraId="7F667B72" w14:textId="77777777" w:rsidTr="00121CB0">
        <w:trPr>
          <w:trHeight w:val="288"/>
        </w:trPr>
        <w:tc>
          <w:tcPr>
            <w:tcW w:w="1075" w:type="dxa"/>
          </w:tcPr>
          <w:p w14:paraId="5AF9F38D" w14:textId="04ED7C91" w:rsidR="00121CB0" w:rsidRDefault="00182C37" w:rsidP="00276BA8">
            <w:pPr>
              <w:ind w:left="0"/>
              <w:rPr>
                <w:b/>
                <w:szCs w:val="24"/>
              </w:rPr>
            </w:pPr>
            <w:r>
              <w:rPr>
                <w:b/>
                <w:szCs w:val="24"/>
              </w:rPr>
              <w:t>2.9.3</w:t>
            </w:r>
          </w:p>
        </w:tc>
        <w:tc>
          <w:tcPr>
            <w:tcW w:w="1170" w:type="dxa"/>
            <w:gridSpan w:val="2"/>
          </w:tcPr>
          <w:p w14:paraId="42013DF1" w14:textId="10315FBF" w:rsidR="00121CB0" w:rsidRDefault="00182C37" w:rsidP="00276BA8">
            <w:pPr>
              <w:ind w:left="0"/>
              <w:rPr>
                <w:b/>
                <w:szCs w:val="24"/>
              </w:rPr>
            </w:pPr>
            <w:r>
              <w:rPr>
                <w:b/>
                <w:szCs w:val="24"/>
              </w:rPr>
              <w:t>F</w:t>
            </w:r>
            <w:r w:rsidR="007C4DF6">
              <w:rPr>
                <w:b/>
                <w:szCs w:val="24"/>
              </w:rPr>
              <w:t>44</w:t>
            </w:r>
          </w:p>
        </w:tc>
        <w:tc>
          <w:tcPr>
            <w:tcW w:w="5174" w:type="dxa"/>
            <w:gridSpan w:val="2"/>
          </w:tcPr>
          <w:p w14:paraId="44B21899" w14:textId="129387D8" w:rsidR="00121CB0" w:rsidRPr="00121CB0" w:rsidRDefault="00182C37" w:rsidP="00276BA8">
            <w:pPr>
              <w:ind w:left="0"/>
              <w:rPr>
                <w:b/>
                <w:szCs w:val="24"/>
              </w:rPr>
            </w:pPr>
            <w:r w:rsidRPr="00182C37">
              <w:rPr>
                <w:b/>
                <w:szCs w:val="24"/>
              </w:rPr>
              <w:t>Cancel Booking (User)</w:t>
            </w:r>
          </w:p>
        </w:tc>
      </w:tr>
      <w:tr w:rsidR="00121CB0" w:rsidRPr="00A53549" w14:paraId="2ED26B40" w14:textId="77777777" w:rsidTr="00121CB0">
        <w:trPr>
          <w:trHeight w:val="288"/>
        </w:trPr>
        <w:tc>
          <w:tcPr>
            <w:tcW w:w="1075" w:type="dxa"/>
          </w:tcPr>
          <w:p w14:paraId="32C09D34" w14:textId="4C6A10DF" w:rsidR="00121CB0" w:rsidRDefault="00182C37" w:rsidP="00276BA8">
            <w:pPr>
              <w:ind w:left="0"/>
              <w:rPr>
                <w:b/>
                <w:szCs w:val="24"/>
              </w:rPr>
            </w:pPr>
            <w:r>
              <w:rPr>
                <w:b/>
                <w:szCs w:val="24"/>
              </w:rPr>
              <w:t>2.9.4</w:t>
            </w:r>
          </w:p>
        </w:tc>
        <w:tc>
          <w:tcPr>
            <w:tcW w:w="1170" w:type="dxa"/>
            <w:gridSpan w:val="2"/>
          </w:tcPr>
          <w:p w14:paraId="225BB227" w14:textId="5132E8E5" w:rsidR="00121CB0" w:rsidRDefault="00182C37" w:rsidP="00276BA8">
            <w:pPr>
              <w:ind w:left="0"/>
              <w:rPr>
                <w:b/>
                <w:szCs w:val="24"/>
              </w:rPr>
            </w:pPr>
            <w:r>
              <w:rPr>
                <w:b/>
                <w:szCs w:val="24"/>
              </w:rPr>
              <w:t>F4</w:t>
            </w:r>
            <w:r w:rsidR="007C4DF6">
              <w:rPr>
                <w:b/>
                <w:szCs w:val="24"/>
              </w:rPr>
              <w:t>5</w:t>
            </w:r>
          </w:p>
        </w:tc>
        <w:tc>
          <w:tcPr>
            <w:tcW w:w="5174" w:type="dxa"/>
            <w:gridSpan w:val="2"/>
          </w:tcPr>
          <w:p w14:paraId="32CE48FA" w14:textId="2CA65160" w:rsidR="00121CB0" w:rsidRPr="00121CB0" w:rsidRDefault="00182C37" w:rsidP="00276BA8">
            <w:pPr>
              <w:ind w:left="0"/>
              <w:rPr>
                <w:b/>
                <w:szCs w:val="24"/>
              </w:rPr>
            </w:pPr>
            <w:r w:rsidRPr="00182C37">
              <w:rPr>
                <w:b/>
                <w:szCs w:val="24"/>
              </w:rPr>
              <w:t>Booking Reminders (System Automated)</w:t>
            </w:r>
          </w:p>
        </w:tc>
      </w:tr>
      <w:tr w:rsidR="00182C37" w:rsidRPr="00A53549" w14:paraId="0251F90A" w14:textId="77777777" w:rsidTr="00121CB0">
        <w:trPr>
          <w:trHeight w:val="288"/>
        </w:trPr>
        <w:tc>
          <w:tcPr>
            <w:tcW w:w="1075" w:type="dxa"/>
          </w:tcPr>
          <w:p w14:paraId="33A9F43D" w14:textId="693A62C8" w:rsidR="00182C37" w:rsidRDefault="00182C37" w:rsidP="00276BA8">
            <w:pPr>
              <w:ind w:left="0"/>
              <w:rPr>
                <w:b/>
                <w:szCs w:val="24"/>
              </w:rPr>
            </w:pPr>
            <w:r>
              <w:rPr>
                <w:b/>
                <w:szCs w:val="24"/>
              </w:rPr>
              <w:t>2.9.5</w:t>
            </w:r>
          </w:p>
        </w:tc>
        <w:tc>
          <w:tcPr>
            <w:tcW w:w="1170" w:type="dxa"/>
            <w:gridSpan w:val="2"/>
          </w:tcPr>
          <w:p w14:paraId="1A0BA8BF" w14:textId="0A1EA46C" w:rsidR="00182C37" w:rsidRDefault="00182C37" w:rsidP="00276BA8">
            <w:pPr>
              <w:ind w:left="0"/>
              <w:rPr>
                <w:b/>
                <w:szCs w:val="24"/>
              </w:rPr>
            </w:pPr>
            <w:r>
              <w:rPr>
                <w:b/>
                <w:szCs w:val="24"/>
              </w:rPr>
              <w:t>F</w:t>
            </w:r>
            <w:r w:rsidR="007C4DF6">
              <w:rPr>
                <w:b/>
                <w:szCs w:val="24"/>
              </w:rPr>
              <w:t>46</w:t>
            </w:r>
          </w:p>
        </w:tc>
        <w:tc>
          <w:tcPr>
            <w:tcW w:w="5174" w:type="dxa"/>
            <w:gridSpan w:val="2"/>
          </w:tcPr>
          <w:p w14:paraId="4C556008" w14:textId="68E439FE" w:rsidR="00182C37" w:rsidRPr="00182C37" w:rsidRDefault="00182C37" w:rsidP="00276BA8">
            <w:pPr>
              <w:ind w:left="0"/>
              <w:rPr>
                <w:b/>
                <w:szCs w:val="24"/>
              </w:rPr>
            </w:pPr>
            <w:r w:rsidRPr="00182C37">
              <w:rPr>
                <w:b/>
                <w:szCs w:val="24"/>
              </w:rPr>
              <w:t>Auto-Complete Bookings (System Automated)</w:t>
            </w:r>
          </w:p>
        </w:tc>
      </w:tr>
      <w:tr w:rsidR="00182C37" w:rsidRPr="00A53549" w14:paraId="522497BE" w14:textId="77777777" w:rsidTr="003C64FA">
        <w:trPr>
          <w:trHeight w:val="288"/>
        </w:trPr>
        <w:tc>
          <w:tcPr>
            <w:tcW w:w="7419" w:type="dxa"/>
            <w:gridSpan w:val="5"/>
          </w:tcPr>
          <w:p w14:paraId="77389E7A" w14:textId="1D1988EE" w:rsidR="00182C37" w:rsidRPr="00182C37" w:rsidRDefault="00182C37" w:rsidP="00276BA8">
            <w:pPr>
              <w:ind w:left="0"/>
              <w:rPr>
                <w:b/>
                <w:szCs w:val="24"/>
              </w:rPr>
            </w:pPr>
            <w:r>
              <w:rPr>
                <w:b/>
                <w:szCs w:val="24"/>
              </w:rPr>
              <w:t xml:space="preserve">2.10            </w:t>
            </w:r>
            <w:r w:rsidRPr="00182C37">
              <w:t xml:space="preserve"> </w:t>
            </w:r>
            <w:r w:rsidRPr="00182C37">
              <w:rPr>
                <w:b/>
                <w:szCs w:val="24"/>
              </w:rPr>
              <w:t>Refund Management Module</w:t>
            </w:r>
          </w:p>
        </w:tc>
      </w:tr>
      <w:tr w:rsidR="00182C37" w:rsidRPr="00A53549" w14:paraId="7A453FED" w14:textId="77777777" w:rsidTr="00121CB0">
        <w:trPr>
          <w:trHeight w:val="288"/>
        </w:trPr>
        <w:tc>
          <w:tcPr>
            <w:tcW w:w="1075" w:type="dxa"/>
          </w:tcPr>
          <w:p w14:paraId="3A8B4420" w14:textId="44B0EE56" w:rsidR="00182C37" w:rsidRDefault="00182C37" w:rsidP="00276BA8">
            <w:pPr>
              <w:ind w:left="0"/>
              <w:rPr>
                <w:b/>
                <w:szCs w:val="24"/>
              </w:rPr>
            </w:pPr>
            <w:r>
              <w:rPr>
                <w:b/>
                <w:szCs w:val="24"/>
              </w:rPr>
              <w:t>2.10.1</w:t>
            </w:r>
          </w:p>
        </w:tc>
        <w:tc>
          <w:tcPr>
            <w:tcW w:w="1170" w:type="dxa"/>
            <w:gridSpan w:val="2"/>
          </w:tcPr>
          <w:p w14:paraId="0BC152E0" w14:textId="3DF5220F" w:rsidR="00182C37" w:rsidRDefault="00182C37" w:rsidP="00276BA8">
            <w:pPr>
              <w:ind w:left="0"/>
              <w:rPr>
                <w:b/>
                <w:szCs w:val="24"/>
              </w:rPr>
            </w:pPr>
            <w:r>
              <w:rPr>
                <w:b/>
                <w:szCs w:val="24"/>
              </w:rPr>
              <w:t>F</w:t>
            </w:r>
            <w:r w:rsidR="007C4DF6">
              <w:rPr>
                <w:b/>
                <w:szCs w:val="24"/>
              </w:rPr>
              <w:t>47</w:t>
            </w:r>
          </w:p>
        </w:tc>
        <w:tc>
          <w:tcPr>
            <w:tcW w:w="5174" w:type="dxa"/>
            <w:gridSpan w:val="2"/>
          </w:tcPr>
          <w:p w14:paraId="12950749" w14:textId="19AB3E73" w:rsidR="00182C37" w:rsidRPr="00182C37" w:rsidRDefault="00B80BA8" w:rsidP="00276BA8">
            <w:pPr>
              <w:ind w:left="0"/>
              <w:rPr>
                <w:b/>
                <w:szCs w:val="24"/>
              </w:rPr>
            </w:pPr>
            <w:r w:rsidRPr="00B80BA8">
              <w:rPr>
                <w:b/>
                <w:szCs w:val="24"/>
              </w:rPr>
              <w:t>Submit Refund Request (User)</w:t>
            </w:r>
          </w:p>
        </w:tc>
      </w:tr>
      <w:tr w:rsidR="00182C37" w:rsidRPr="00A53549" w14:paraId="55746205" w14:textId="77777777" w:rsidTr="00121CB0">
        <w:trPr>
          <w:trHeight w:val="288"/>
        </w:trPr>
        <w:tc>
          <w:tcPr>
            <w:tcW w:w="1075" w:type="dxa"/>
          </w:tcPr>
          <w:p w14:paraId="6A166746" w14:textId="4AE55244" w:rsidR="00182C37" w:rsidRDefault="00B80BA8" w:rsidP="00276BA8">
            <w:pPr>
              <w:ind w:left="0"/>
              <w:rPr>
                <w:b/>
                <w:szCs w:val="24"/>
              </w:rPr>
            </w:pPr>
            <w:r>
              <w:rPr>
                <w:b/>
                <w:szCs w:val="24"/>
              </w:rPr>
              <w:t>2.10.2</w:t>
            </w:r>
          </w:p>
        </w:tc>
        <w:tc>
          <w:tcPr>
            <w:tcW w:w="1170" w:type="dxa"/>
            <w:gridSpan w:val="2"/>
          </w:tcPr>
          <w:p w14:paraId="7884CBEE" w14:textId="623FDA57" w:rsidR="00182C37" w:rsidRDefault="00B80BA8" w:rsidP="00276BA8">
            <w:pPr>
              <w:ind w:left="0"/>
              <w:rPr>
                <w:b/>
                <w:szCs w:val="24"/>
              </w:rPr>
            </w:pPr>
            <w:r>
              <w:rPr>
                <w:b/>
                <w:szCs w:val="24"/>
              </w:rPr>
              <w:t>F</w:t>
            </w:r>
            <w:r w:rsidR="007C4DF6">
              <w:rPr>
                <w:b/>
                <w:szCs w:val="24"/>
              </w:rPr>
              <w:t>48</w:t>
            </w:r>
          </w:p>
        </w:tc>
        <w:tc>
          <w:tcPr>
            <w:tcW w:w="5174" w:type="dxa"/>
            <w:gridSpan w:val="2"/>
          </w:tcPr>
          <w:p w14:paraId="1990720F" w14:textId="2251F485" w:rsidR="00182C37" w:rsidRPr="00182C37" w:rsidRDefault="00B80BA8" w:rsidP="00276BA8">
            <w:pPr>
              <w:ind w:left="0"/>
              <w:rPr>
                <w:b/>
                <w:szCs w:val="24"/>
              </w:rPr>
            </w:pPr>
            <w:r w:rsidRPr="00B80BA8">
              <w:rPr>
                <w:b/>
                <w:szCs w:val="24"/>
              </w:rPr>
              <w:t>Review Refund Request (Admin)</w:t>
            </w:r>
          </w:p>
        </w:tc>
      </w:tr>
      <w:tr w:rsidR="00182C37" w:rsidRPr="00A53549" w14:paraId="2773B624" w14:textId="77777777" w:rsidTr="00121CB0">
        <w:trPr>
          <w:trHeight w:val="288"/>
        </w:trPr>
        <w:tc>
          <w:tcPr>
            <w:tcW w:w="1075" w:type="dxa"/>
          </w:tcPr>
          <w:p w14:paraId="44939C26" w14:textId="2823B2EB" w:rsidR="00182C37" w:rsidRDefault="00B80BA8" w:rsidP="00276BA8">
            <w:pPr>
              <w:ind w:left="0"/>
              <w:rPr>
                <w:b/>
                <w:szCs w:val="24"/>
              </w:rPr>
            </w:pPr>
            <w:r>
              <w:rPr>
                <w:b/>
                <w:szCs w:val="24"/>
              </w:rPr>
              <w:t>2.10.3</w:t>
            </w:r>
          </w:p>
        </w:tc>
        <w:tc>
          <w:tcPr>
            <w:tcW w:w="1170" w:type="dxa"/>
            <w:gridSpan w:val="2"/>
          </w:tcPr>
          <w:p w14:paraId="6DDA37F1" w14:textId="03B3D325" w:rsidR="00182C37" w:rsidRDefault="00B80BA8" w:rsidP="00276BA8">
            <w:pPr>
              <w:ind w:left="0"/>
              <w:rPr>
                <w:b/>
                <w:szCs w:val="24"/>
              </w:rPr>
            </w:pPr>
            <w:r>
              <w:rPr>
                <w:b/>
                <w:szCs w:val="24"/>
              </w:rPr>
              <w:t>F</w:t>
            </w:r>
            <w:r w:rsidR="007C4DF6">
              <w:rPr>
                <w:b/>
                <w:szCs w:val="24"/>
              </w:rPr>
              <w:t>49</w:t>
            </w:r>
          </w:p>
        </w:tc>
        <w:tc>
          <w:tcPr>
            <w:tcW w:w="5174" w:type="dxa"/>
            <w:gridSpan w:val="2"/>
          </w:tcPr>
          <w:p w14:paraId="67A10618" w14:textId="6D1AF91C" w:rsidR="00182C37" w:rsidRPr="00182C37" w:rsidRDefault="00B80BA8" w:rsidP="00276BA8">
            <w:pPr>
              <w:ind w:left="0"/>
              <w:rPr>
                <w:b/>
                <w:szCs w:val="24"/>
              </w:rPr>
            </w:pPr>
            <w:r w:rsidRPr="00B80BA8">
              <w:rPr>
                <w:b/>
                <w:szCs w:val="24"/>
              </w:rPr>
              <w:t>Process Refund (Admin)</w:t>
            </w:r>
          </w:p>
        </w:tc>
      </w:tr>
      <w:tr w:rsidR="00182C37" w:rsidRPr="00A53549" w14:paraId="651B03FD" w14:textId="77777777" w:rsidTr="00121CB0">
        <w:trPr>
          <w:trHeight w:val="288"/>
        </w:trPr>
        <w:tc>
          <w:tcPr>
            <w:tcW w:w="1075" w:type="dxa"/>
          </w:tcPr>
          <w:p w14:paraId="11A636B8" w14:textId="4548F8F2" w:rsidR="00182C37" w:rsidRDefault="00B80BA8" w:rsidP="00276BA8">
            <w:pPr>
              <w:ind w:left="0"/>
              <w:rPr>
                <w:b/>
                <w:szCs w:val="24"/>
              </w:rPr>
            </w:pPr>
            <w:r>
              <w:rPr>
                <w:b/>
                <w:szCs w:val="24"/>
              </w:rPr>
              <w:t>2.10.4</w:t>
            </w:r>
          </w:p>
        </w:tc>
        <w:tc>
          <w:tcPr>
            <w:tcW w:w="1170" w:type="dxa"/>
            <w:gridSpan w:val="2"/>
          </w:tcPr>
          <w:p w14:paraId="308DE273" w14:textId="1C124118" w:rsidR="00182C37" w:rsidRDefault="00B80BA8" w:rsidP="00276BA8">
            <w:pPr>
              <w:ind w:left="0"/>
              <w:rPr>
                <w:b/>
                <w:szCs w:val="24"/>
              </w:rPr>
            </w:pPr>
            <w:r>
              <w:rPr>
                <w:b/>
                <w:szCs w:val="24"/>
              </w:rPr>
              <w:t>F</w:t>
            </w:r>
            <w:r w:rsidR="007C4DF6">
              <w:rPr>
                <w:b/>
                <w:szCs w:val="24"/>
              </w:rPr>
              <w:t>50</w:t>
            </w:r>
          </w:p>
        </w:tc>
        <w:tc>
          <w:tcPr>
            <w:tcW w:w="5174" w:type="dxa"/>
            <w:gridSpan w:val="2"/>
          </w:tcPr>
          <w:p w14:paraId="4E3512B2" w14:textId="31837BA9" w:rsidR="00182C37" w:rsidRPr="00182C37" w:rsidRDefault="00B80BA8" w:rsidP="00276BA8">
            <w:pPr>
              <w:ind w:left="0"/>
              <w:rPr>
                <w:b/>
                <w:szCs w:val="24"/>
              </w:rPr>
            </w:pPr>
            <w:r w:rsidRPr="00B80BA8">
              <w:rPr>
                <w:b/>
                <w:szCs w:val="24"/>
              </w:rPr>
              <w:t>Track Refund Status (User)</w:t>
            </w:r>
          </w:p>
        </w:tc>
      </w:tr>
      <w:tr w:rsidR="00B80BA8" w:rsidRPr="00A53549" w14:paraId="718688D4" w14:textId="77777777" w:rsidTr="003841C5">
        <w:trPr>
          <w:trHeight w:val="288"/>
        </w:trPr>
        <w:tc>
          <w:tcPr>
            <w:tcW w:w="7419" w:type="dxa"/>
            <w:gridSpan w:val="5"/>
          </w:tcPr>
          <w:p w14:paraId="1D5C1B0D" w14:textId="70F30383" w:rsidR="00B80BA8" w:rsidRPr="00182C37" w:rsidRDefault="00B80BA8" w:rsidP="00276BA8">
            <w:pPr>
              <w:ind w:left="0"/>
              <w:rPr>
                <w:b/>
                <w:szCs w:val="24"/>
              </w:rPr>
            </w:pPr>
            <w:r>
              <w:rPr>
                <w:b/>
                <w:szCs w:val="24"/>
              </w:rPr>
              <w:t xml:space="preserve">2.11            </w:t>
            </w:r>
            <w:r w:rsidRPr="00B80BA8">
              <w:t xml:space="preserve"> </w:t>
            </w:r>
            <w:r w:rsidRPr="00B80BA8">
              <w:rPr>
                <w:b/>
                <w:szCs w:val="24"/>
              </w:rPr>
              <w:t>Advanced Reporting Module</w:t>
            </w:r>
          </w:p>
        </w:tc>
      </w:tr>
      <w:tr w:rsidR="00B80BA8" w:rsidRPr="00A53549" w14:paraId="571A15FB" w14:textId="77777777" w:rsidTr="00B80BA8">
        <w:trPr>
          <w:trHeight w:val="288"/>
        </w:trPr>
        <w:tc>
          <w:tcPr>
            <w:tcW w:w="1075" w:type="dxa"/>
          </w:tcPr>
          <w:p w14:paraId="1034F8C8" w14:textId="4496D74D" w:rsidR="00B80BA8" w:rsidRDefault="00B80BA8" w:rsidP="00276BA8">
            <w:pPr>
              <w:ind w:left="0"/>
              <w:rPr>
                <w:b/>
                <w:szCs w:val="24"/>
              </w:rPr>
            </w:pPr>
            <w:r>
              <w:rPr>
                <w:b/>
                <w:szCs w:val="24"/>
              </w:rPr>
              <w:t>2.11.1</w:t>
            </w:r>
          </w:p>
        </w:tc>
        <w:tc>
          <w:tcPr>
            <w:tcW w:w="1170" w:type="dxa"/>
            <w:gridSpan w:val="2"/>
          </w:tcPr>
          <w:p w14:paraId="5B38BF09" w14:textId="4991E099" w:rsidR="00B80BA8" w:rsidRDefault="00B80BA8" w:rsidP="00276BA8">
            <w:pPr>
              <w:ind w:left="0"/>
              <w:rPr>
                <w:b/>
                <w:szCs w:val="24"/>
              </w:rPr>
            </w:pPr>
            <w:r>
              <w:rPr>
                <w:b/>
                <w:szCs w:val="24"/>
              </w:rPr>
              <w:t>F</w:t>
            </w:r>
            <w:r w:rsidR="007C4DF6">
              <w:rPr>
                <w:b/>
                <w:szCs w:val="24"/>
              </w:rPr>
              <w:t>51</w:t>
            </w:r>
          </w:p>
        </w:tc>
        <w:tc>
          <w:tcPr>
            <w:tcW w:w="5174" w:type="dxa"/>
            <w:gridSpan w:val="2"/>
          </w:tcPr>
          <w:p w14:paraId="6FA99084" w14:textId="5BFC739B" w:rsidR="00B80BA8" w:rsidRDefault="00B80BA8" w:rsidP="00276BA8">
            <w:pPr>
              <w:ind w:left="0"/>
              <w:rPr>
                <w:b/>
                <w:szCs w:val="24"/>
              </w:rPr>
            </w:pPr>
            <w:r w:rsidRPr="00B80BA8">
              <w:rPr>
                <w:b/>
                <w:szCs w:val="24"/>
              </w:rPr>
              <w:t>Daily Booking Report (Admin)</w:t>
            </w:r>
          </w:p>
        </w:tc>
      </w:tr>
      <w:tr w:rsidR="00B80BA8" w:rsidRPr="00A53549" w14:paraId="2C259233" w14:textId="77777777" w:rsidTr="00B80BA8">
        <w:trPr>
          <w:trHeight w:val="288"/>
        </w:trPr>
        <w:tc>
          <w:tcPr>
            <w:tcW w:w="1075" w:type="dxa"/>
          </w:tcPr>
          <w:p w14:paraId="2188C492" w14:textId="77F434D4" w:rsidR="00B80BA8" w:rsidRDefault="00B80BA8" w:rsidP="00276BA8">
            <w:pPr>
              <w:ind w:left="0"/>
              <w:rPr>
                <w:b/>
                <w:szCs w:val="24"/>
              </w:rPr>
            </w:pPr>
            <w:r>
              <w:rPr>
                <w:b/>
                <w:szCs w:val="24"/>
              </w:rPr>
              <w:t>2.11.2</w:t>
            </w:r>
          </w:p>
        </w:tc>
        <w:tc>
          <w:tcPr>
            <w:tcW w:w="1170" w:type="dxa"/>
            <w:gridSpan w:val="2"/>
          </w:tcPr>
          <w:p w14:paraId="16E9DBED" w14:textId="13027F0D" w:rsidR="00B80BA8" w:rsidRDefault="00B80BA8" w:rsidP="00276BA8">
            <w:pPr>
              <w:ind w:left="0"/>
              <w:rPr>
                <w:b/>
                <w:szCs w:val="24"/>
              </w:rPr>
            </w:pPr>
            <w:r>
              <w:rPr>
                <w:b/>
                <w:szCs w:val="24"/>
              </w:rPr>
              <w:t>F</w:t>
            </w:r>
            <w:r w:rsidR="007C4DF6">
              <w:rPr>
                <w:b/>
                <w:szCs w:val="24"/>
              </w:rPr>
              <w:t>52</w:t>
            </w:r>
          </w:p>
        </w:tc>
        <w:tc>
          <w:tcPr>
            <w:tcW w:w="5174" w:type="dxa"/>
            <w:gridSpan w:val="2"/>
          </w:tcPr>
          <w:p w14:paraId="24A6C022" w14:textId="22F91131" w:rsidR="00B80BA8" w:rsidRDefault="00B80BA8" w:rsidP="00276BA8">
            <w:pPr>
              <w:ind w:left="0"/>
              <w:rPr>
                <w:b/>
                <w:szCs w:val="24"/>
              </w:rPr>
            </w:pPr>
            <w:r w:rsidRPr="00B80BA8">
              <w:rPr>
                <w:b/>
                <w:szCs w:val="24"/>
              </w:rPr>
              <w:t>Monthly Revenue Report (Admin)</w:t>
            </w:r>
          </w:p>
        </w:tc>
      </w:tr>
      <w:tr w:rsidR="00B80BA8" w:rsidRPr="00A53549" w14:paraId="595F7C42" w14:textId="77777777" w:rsidTr="00B80BA8">
        <w:trPr>
          <w:trHeight w:val="288"/>
        </w:trPr>
        <w:tc>
          <w:tcPr>
            <w:tcW w:w="1075" w:type="dxa"/>
          </w:tcPr>
          <w:p w14:paraId="3E254524" w14:textId="7792A7EA" w:rsidR="00B80BA8" w:rsidRDefault="00B80BA8" w:rsidP="00276BA8">
            <w:pPr>
              <w:ind w:left="0"/>
              <w:rPr>
                <w:b/>
                <w:szCs w:val="24"/>
              </w:rPr>
            </w:pPr>
            <w:r>
              <w:rPr>
                <w:b/>
                <w:szCs w:val="24"/>
              </w:rPr>
              <w:t>2.11.3</w:t>
            </w:r>
          </w:p>
        </w:tc>
        <w:tc>
          <w:tcPr>
            <w:tcW w:w="1170" w:type="dxa"/>
            <w:gridSpan w:val="2"/>
          </w:tcPr>
          <w:p w14:paraId="36DA4F52" w14:textId="61D0C646" w:rsidR="00B80BA8" w:rsidRDefault="00B80BA8" w:rsidP="00276BA8">
            <w:pPr>
              <w:ind w:left="0"/>
              <w:rPr>
                <w:b/>
                <w:szCs w:val="24"/>
              </w:rPr>
            </w:pPr>
            <w:r>
              <w:rPr>
                <w:b/>
                <w:szCs w:val="24"/>
              </w:rPr>
              <w:t>F</w:t>
            </w:r>
            <w:r w:rsidR="007C4DF6">
              <w:rPr>
                <w:b/>
                <w:szCs w:val="24"/>
              </w:rPr>
              <w:t>5</w:t>
            </w:r>
            <w:r>
              <w:rPr>
                <w:b/>
                <w:szCs w:val="24"/>
              </w:rPr>
              <w:t>3</w:t>
            </w:r>
          </w:p>
        </w:tc>
        <w:tc>
          <w:tcPr>
            <w:tcW w:w="5174" w:type="dxa"/>
            <w:gridSpan w:val="2"/>
          </w:tcPr>
          <w:p w14:paraId="7021BD13" w14:textId="073DB6D2" w:rsidR="00B80BA8" w:rsidRDefault="00B80BA8" w:rsidP="00276BA8">
            <w:pPr>
              <w:ind w:left="0"/>
              <w:rPr>
                <w:b/>
                <w:szCs w:val="24"/>
              </w:rPr>
            </w:pPr>
            <w:r w:rsidRPr="00B80BA8">
              <w:rPr>
                <w:b/>
                <w:szCs w:val="24"/>
              </w:rPr>
              <w:t>User Activity Report (Admin)</w:t>
            </w:r>
          </w:p>
        </w:tc>
      </w:tr>
      <w:tr w:rsidR="00B80BA8" w:rsidRPr="00A53549" w14:paraId="24BA3EC6" w14:textId="77777777" w:rsidTr="00B80BA8">
        <w:trPr>
          <w:trHeight w:val="288"/>
        </w:trPr>
        <w:tc>
          <w:tcPr>
            <w:tcW w:w="1075" w:type="dxa"/>
          </w:tcPr>
          <w:p w14:paraId="5BD11529" w14:textId="41D2813A" w:rsidR="00B80BA8" w:rsidRDefault="00B80BA8" w:rsidP="00276BA8">
            <w:pPr>
              <w:ind w:left="0"/>
              <w:rPr>
                <w:b/>
                <w:szCs w:val="24"/>
              </w:rPr>
            </w:pPr>
            <w:r>
              <w:rPr>
                <w:b/>
                <w:szCs w:val="24"/>
              </w:rPr>
              <w:t>2.11.4</w:t>
            </w:r>
          </w:p>
        </w:tc>
        <w:tc>
          <w:tcPr>
            <w:tcW w:w="1170" w:type="dxa"/>
            <w:gridSpan w:val="2"/>
          </w:tcPr>
          <w:p w14:paraId="7F25B0AA" w14:textId="2153603F" w:rsidR="00B80BA8" w:rsidRDefault="00B80BA8" w:rsidP="00276BA8">
            <w:pPr>
              <w:ind w:left="0"/>
              <w:rPr>
                <w:b/>
                <w:szCs w:val="24"/>
              </w:rPr>
            </w:pPr>
            <w:r>
              <w:rPr>
                <w:b/>
                <w:szCs w:val="24"/>
              </w:rPr>
              <w:t>F</w:t>
            </w:r>
            <w:r w:rsidR="007C4DF6">
              <w:rPr>
                <w:b/>
                <w:szCs w:val="24"/>
              </w:rPr>
              <w:t>5</w:t>
            </w:r>
            <w:r>
              <w:rPr>
                <w:b/>
                <w:szCs w:val="24"/>
              </w:rPr>
              <w:t>4</w:t>
            </w:r>
          </w:p>
        </w:tc>
        <w:tc>
          <w:tcPr>
            <w:tcW w:w="5174" w:type="dxa"/>
            <w:gridSpan w:val="2"/>
          </w:tcPr>
          <w:p w14:paraId="63F763BD" w14:textId="774A9B76" w:rsidR="00B80BA8" w:rsidRDefault="00B80BA8" w:rsidP="00276BA8">
            <w:pPr>
              <w:ind w:left="0"/>
              <w:rPr>
                <w:b/>
                <w:szCs w:val="24"/>
              </w:rPr>
            </w:pPr>
            <w:r w:rsidRPr="00B80BA8">
              <w:rPr>
                <w:b/>
                <w:szCs w:val="24"/>
              </w:rPr>
              <w:t>Turf Utilization Report (Turf Owner)</w:t>
            </w:r>
          </w:p>
        </w:tc>
      </w:tr>
      <w:tr w:rsidR="00B80BA8" w:rsidRPr="00A53549" w14:paraId="36B9E0CF" w14:textId="77777777" w:rsidTr="00B80BA8">
        <w:trPr>
          <w:trHeight w:val="288"/>
        </w:trPr>
        <w:tc>
          <w:tcPr>
            <w:tcW w:w="1075" w:type="dxa"/>
          </w:tcPr>
          <w:p w14:paraId="1D460484" w14:textId="5ED6F9B9" w:rsidR="00B80BA8" w:rsidRDefault="00B80BA8" w:rsidP="00276BA8">
            <w:pPr>
              <w:ind w:left="0"/>
              <w:rPr>
                <w:b/>
                <w:szCs w:val="24"/>
              </w:rPr>
            </w:pPr>
            <w:r>
              <w:rPr>
                <w:b/>
                <w:szCs w:val="24"/>
              </w:rPr>
              <w:t>2.11.5</w:t>
            </w:r>
          </w:p>
        </w:tc>
        <w:tc>
          <w:tcPr>
            <w:tcW w:w="1170" w:type="dxa"/>
            <w:gridSpan w:val="2"/>
          </w:tcPr>
          <w:p w14:paraId="2227F487" w14:textId="16A00B2F" w:rsidR="00B80BA8" w:rsidRDefault="00B80BA8" w:rsidP="00276BA8">
            <w:pPr>
              <w:ind w:left="0"/>
              <w:rPr>
                <w:b/>
                <w:szCs w:val="24"/>
              </w:rPr>
            </w:pPr>
            <w:r>
              <w:rPr>
                <w:b/>
                <w:szCs w:val="24"/>
              </w:rPr>
              <w:t>F</w:t>
            </w:r>
            <w:r w:rsidR="007C4DF6">
              <w:rPr>
                <w:b/>
                <w:szCs w:val="24"/>
              </w:rPr>
              <w:t>5</w:t>
            </w:r>
            <w:r>
              <w:rPr>
                <w:b/>
                <w:szCs w:val="24"/>
              </w:rPr>
              <w:t>5</w:t>
            </w:r>
          </w:p>
        </w:tc>
        <w:tc>
          <w:tcPr>
            <w:tcW w:w="5174" w:type="dxa"/>
            <w:gridSpan w:val="2"/>
          </w:tcPr>
          <w:p w14:paraId="71DC97D6" w14:textId="5F4D5DC0" w:rsidR="00B80BA8" w:rsidRDefault="00B80BA8" w:rsidP="00276BA8">
            <w:pPr>
              <w:ind w:left="0"/>
              <w:rPr>
                <w:b/>
                <w:szCs w:val="24"/>
              </w:rPr>
            </w:pPr>
            <w:r w:rsidRPr="00B80BA8">
              <w:rPr>
                <w:b/>
                <w:szCs w:val="24"/>
              </w:rPr>
              <w:t>Performance Dashboard (All Users)</w:t>
            </w:r>
          </w:p>
        </w:tc>
      </w:tr>
      <w:tr w:rsidR="00B80BA8" w:rsidRPr="00A53549" w14:paraId="6D789DDE" w14:textId="77777777" w:rsidTr="005D34FD">
        <w:trPr>
          <w:trHeight w:val="288"/>
        </w:trPr>
        <w:tc>
          <w:tcPr>
            <w:tcW w:w="7419" w:type="dxa"/>
            <w:gridSpan w:val="5"/>
          </w:tcPr>
          <w:p w14:paraId="6B7E75C3" w14:textId="3D5E6599" w:rsidR="00B80BA8" w:rsidRDefault="00B80BA8" w:rsidP="00276BA8">
            <w:pPr>
              <w:ind w:left="0"/>
              <w:rPr>
                <w:b/>
                <w:szCs w:val="24"/>
              </w:rPr>
            </w:pPr>
            <w:r>
              <w:rPr>
                <w:b/>
                <w:szCs w:val="24"/>
              </w:rPr>
              <w:t xml:space="preserve">2.12           </w:t>
            </w:r>
            <w:r w:rsidRPr="00B80BA8">
              <w:rPr>
                <w:b/>
                <w:szCs w:val="24"/>
              </w:rPr>
              <w:t>Dashboard Module</w:t>
            </w:r>
          </w:p>
        </w:tc>
      </w:tr>
      <w:tr w:rsidR="00B80BA8" w:rsidRPr="00A53549" w14:paraId="3BBCE28D" w14:textId="77777777" w:rsidTr="00B80BA8">
        <w:trPr>
          <w:trHeight w:val="288"/>
        </w:trPr>
        <w:tc>
          <w:tcPr>
            <w:tcW w:w="1075" w:type="dxa"/>
          </w:tcPr>
          <w:p w14:paraId="07D1D910" w14:textId="78888F0C" w:rsidR="00B80BA8" w:rsidRDefault="00B80BA8" w:rsidP="00276BA8">
            <w:pPr>
              <w:ind w:left="0"/>
              <w:rPr>
                <w:b/>
                <w:szCs w:val="24"/>
              </w:rPr>
            </w:pPr>
            <w:r>
              <w:rPr>
                <w:b/>
                <w:szCs w:val="24"/>
              </w:rPr>
              <w:t>2.12.1</w:t>
            </w:r>
          </w:p>
        </w:tc>
        <w:tc>
          <w:tcPr>
            <w:tcW w:w="1170" w:type="dxa"/>
            <w:gridSpan w:val="2"/>
          </w:tcPr>
          <w:p w14:paraId="1880ED64" w14:textId="6B7D7BDE" w:rsidR="00B80BA8" w:rsidRDefault="00B80BA8" w:rsidP="00276BA8">
            <w:pPr>
              <w:ind w:left="0"/>
              <w:rPr>
                <w:b/>
                <w:szCs w:val="24"/>
              </w:rPr>
            </w:pPr>
            <w:r>
              <w:rPr>
                <w:b/>
                <w:szCs w:val="24"/>
              </w:rPr>
              <w:t>F</w:t>
            </w:r>
            <w:r w:rsidR="007C4DF6">
              <w:rPr>
                <w:b/>
                <w:szCs w:val="24"/>
              </w:rPr>
              <w:t>56</w:t>
            </w:r>
          </w:p>
        </w:tc>
        <w:tc>
          <w:tcPr>
            <w:tcW w:w="5174" w:type="dxa"/>
            <w:gridSpan w:val="2"/>
          </w:tcPr>
          <w:p w14:paraId="7DBFA228" w14:textId="70F14018" w:rsidR="00B80BA8" w:rsidRDefault="00B80BA8" w:rsidP="00276BA8">
            <w:pPr>
              <w:ind w:left="0"/>
              <w:rPr>
                <w:b/>
                <w:szCs w:val="24"/>
              </w:rPr>
            </w:pPr>
            <w:r w:rsidRPr="00B80BA8">
              <w:rPr>
                <w:b/>
                <w:szCs w:val="24"/>
              </w:rPr>
              <w:t>User Dashboard (Player)</w:t>
            </w:r>
          </w:p>
        </w:tc>
      </w:tr>
      <w:tr w:rsidR="00B80BA8" w:rsidRPr="00A53549" w14:paraId="51A057EF" w14:textId="77777777" w:rsidTr="00B80BA8">
        <w:trPr>
          <w:trHeight w:val="288"/>
        </w:trPr>
        <w:tc>
          <w:tcPr>
            <w:tcW w:w="1075" w:type="dxa"/>
          </w:tcPr>
          <w:p w14:paraId="7EDB2EFB" w14:textId="2EC5715E" w:rsidR="00B80BA8" w:rsidRDefault="00B80BA8" w:rsidP="00276BA8">
            <w:pPr>
              <w:ind w:left="0"/>
              <w:rPr>
                <w:b/>
                <w:szCs w:val="24"/>
              </w:rPr>
            </w:pPr>
            <w:r>
              <w:rPr>
                <w:b/>
                <w:szCs w:val="24"/>
              </w:rPr>
              <w:t>2.12.2</w:t>
            </w:r>
          </w:p>
        </w:tc>
        <w:tc>
          <w:tcPr>
            <w:tcW w:w="1170" w:type="dxa"/>
            <w:gridSpan w:val="2"/>
          </w:tcPr>
          <w:p w14:paraId="39A657F5" w14:textId="0925AB8E" w:rsidR="00B80BA8" w:rsidRDefault="00B80BA8" w:rsidP="00276BA8">
            <w:pPr>
              <w:ind w:left="0"/>
              <w:rPr>
                <w:b/>
                <w:szCs w:val="24"/>
              </w:rPr>
            </w:pPr>
            <w:r>
              <w:rPr>
                <w:b/>
                <w:szCs w:val="24"/>
              </w:rPr>
              <w:t>F</w:t>
            </w:r>
            <w:r w:rsidR="007C4DF6">
              <w:rPr>
                <w:b/>
                <w:szCs w:val="24"/>
              </w:rPr>
              <w:t>57</w:t>
            </w:r>
          </w:p>
        </w:tc>
        <w:tc>
          <w:tcPr>
            <w:tcW w:w="5174" w:type="dxa"/>
            <w:gridSpan w:val="2"/>
          </w:tcPr>
          <w:p w14:paraId="3D8926C0" w14:textId="7C338E1D" w:rsidR="00B80BA8" w:rsidRDefault="00B80BA8" w:rsidP="00276BA8">
            <w:pPr>
              <w:ind w:left="0"/>
              <w:rPr>
                <w:b/>
                <w:szCs w:val="24"/>
              </w:rPr>
            </w:pPr>
            <w:r w:rsidRPr="00B80BA8">
              <w:rPr>
                <w:b/>
                <w:szCs w:val="24"/>
              </w:rPr>
              <w:t>Turf Owner Dashboard</w:t>
            </w:r>
          </w:p>
        </w:tc>
      </w:tr>
      <w:tr w:rsidR="00B80BA8" w:rsidRPr="00A53549" w14:paraId="284840AB" w14:textId="77777777" w:rsidTr="00B80BA8">
        <w:trPr>
          <w:trHeight w:val="288"/>
        </w:trPr>
        <w:tc>
          <w:tcPr>
            <w:tcW w:w="1075" w:type="dxa"/>
          </w:tcPr>
          <w:p w14:paraId="7B326655" w14:textId="09AC3ADE" w:rsidR="00B80BA8" w:rsidRDefault="00B80BA8" w:rsidP="00276BA8">
            <w:pPr>
              <w:ind w:left="0"/>
              <w:rPr>
                <w:b/>
                <w:szCs w:val="24"/>
              </w:rPr>
            </w:pPr>
            <w:r>
              <w:rPr>
                <w:b/>
                <w:szCs w:val="24"/>
              </w:rPr>
              <w:t>2.12.3</w:t>
            </w:r>
          </w:p>
        </w:tc>
        <w:tc>
          <w:tcPr>
            <w:tcW w:w="1170" w:type="dxa"/>
            <w:gridSpan w:val="2"/>
          </w:tcPr>
          <w:p w14:paraId="578CC5FC" w14:textId="203B7B00" w:rsidR="00B80BA8" w:rsidRDefault="00167F46" w:rsidP="00276BA8">
            <w:pPr>
              <w:ind w:left="0"/>
              <w:rPr>
                <w:b/>
                <w:szCs w:val="24"/>
              </w:rPr>
            </w:pPr>
            <w:r>
              <w:rPr>
                <w:b/>
                <w:szCs w:val="24"/>
              </w:rPr>
              <w:t>F</w:t>
            </w:r>
            <w:r w:rsidR="007C4DF6">
              <w:rPr>
                <w:b/>
                <w:szCs w:val="24"/>
              </w:rPr>
              <w:t>58</w:t>
            </w:r>
          </w:p>
        </w:tc>
        <w:tc>
          <w:tcPr>
            <w:tcW w:w="5174" w:type="dxa"/>
            <w:gridSpan w:val="2"/>
          </w:tcPr>
          <w:p w14:paraId="4E943F2B" w14:textId="6F5C0CB7" w:rsidR="00B80BA8" w:rsidRDefault="00167F46" w:rsidP="00276BA8">
            <w:pPr>
              <w:ind w:left="0"/>
              <w:rPr>
                <w:b/>
                <w:szCs w:val="24"/>
              </w:rPr>
            </w:pPr>
            <w:r w:rsidRPr="00167F46">
              <w:rPr>
                <w:b/>
                <w:szCs w:val="24"/>
              </w:rPr>
              <w:t>Admin Dashboard</w:t>
            </w:r>
          </w:p>
        </w:tc>
      </w:tr>
    </w:tbl>
    <w:p w14:paraId="78030126" w14:textId="77777777" w:rsidR="001B00CB" w:rsidRPr="00A53549" w:rsidRDefault="001B00CB" w:rsidP="00EF4506">
      <w:pPr>
        <w:ind w:left="0"/>
        <w:jc w:val="left"/>
        <w:rPr>
          <w:lang w:val="en-US" w:eastAsia="ja-JP"/>
        </w:rPr>
      </w:pPr>
    </w:p>
    <w:p w14:paraId="264FFC6D" w14:textId="77777777" w:rsidR="001B00CB" w:rsidRPr="00A53549" w:rsidRDefault="001B00CB" w:rsidP="001B00CB">
      <w:pPr>
        <w:rPr>
          <w:lang w:val="en-US" w:eastAsia="ja-JP"/>
        </w:rPr>
      </w:pPr>
    </w:p>
    <w:p w14:paraId="6593B18B" w14:textId="77777777" w:rsidR="001B00CB" w:rsidRPr="00A53549" w:rsidRDefault="001B00CB" w:rsidP="001B00CB">
      <w:pPr>
        <w:rPr>
          <w:lang w:val="en-US" w:eastAsia="ja-JP"/>
        </w:rPr>
      </w:pPr>
    </w:p>
    <w:p w14:paraId="6E0F1A6E" w14:textId="77777777" w:rsidR="001B00CB" w:rsidRPr="00A53549" w:rsidRDefault="001B00CB" w:rsidP="001B00CB">
      <w:pPr>
        <w:rPr>
          <w:lang w:val="en-US" w:eastAsia="ja-JP"/>
        </w:rPr>
      </w:pPr>
    </w:p>
    <w:p w14:paraId="5475CE3E" w14:textId="77777777" w:rsidR="001B00CB" w:rsidRPr="00A53549" w:rsidRDefault="001B00CB" w:rsidP="001B00CB">
      <w:pPr>
        <w:rPr>
          <w:lang w:val="en-US" w:eastAsia="ja-JP"/>
        </w:rPr>
      </w:pPr>
    </w:p>
    <w:p w14:paraId="46760A19" w14:textId="77777777" w:rsidR="001B00CB" w:rsidRPr="00A53549" w:rsidRDefault="001B00CB" w:rsidP="001B00CB">
      <w:pPr>
        <w:rPr>
          <w:lang w:val="en-US" w:eastAsia="ja-JP"/>
        </w:rPr>
      </w:pPr>
    </w:p>
    <w:p w14:paraId="396E384D" w14:textId="77777777" w:rsidR="001B00CB" w:rsidRPr="00A53549" w:rsidRDefault="001B00CB" w:rsidP="001B00CB">
      <w:pPr>
        <w:rPr>
          <w:lang w:val="en-US" w:eastAsia="ja-JP"/>
        </w:rPr>
      </w:pPr>
    </w:p>
    <w:p w14:paraId="5472A5EF" w14:textId="77777777" w:rsidR="001B00CB" w:rsidRPr="00A53549" w:rsidRDefault="001B00CB" w:rsidP="001B00CB">
      <w:pPr>
        <w:rPr>
          <w:lang w:val="en-US" w:eastAsia="ja-JP"/>
        </w:rPr>
      </w:pPr>
    </w:p>
    <w:p w14:paraId="4D5491FF" w14:textId="77777777" w:rsidR="001B00CB" w:rsidRPr="00A53549" w:rsidRDefault="001B00CB" w:rsidP="00EF4506">
      <w:pPr>
        <w:ind w:left="0"/>
        <w:jc w:val="left"/>
        <w:rPr>
          <w:lang w:val="en-US" w:eastAsia="ja-JP"/>
        </w:rPr>
      </w:pPr>
    </w:p>
    <w:p w14:paraId="4071CB1D" w14:textId="77777777" w:rsidR="001B00CB" w:rsidRPr="00A53549" w:rsidRDefault="001B00CB" w:rsidP="00EF4506">
      <w:pPr>
        <w:ind w:left="0"/>
        <w:jc w:val="left"/>
        <w:rPr>
          <w:lang w:val="en-US" w:eastAsia="ja-JP"/>
        </w:rPr>
      </w:pPr>
    </w:p>
    <w:p w14:paraId="6889EB74" w14:textId="77777777" w:rsidR="001B00CB" w:rsidRPr="00A53549" w:rsidRDefault="001B00CB" w:rsidP="00EF4506">
      <w:pPr>
        <w:ind w:left="0"/>
        <w:jc w:val="left"/>
        <w:rPr>
          <w:lang w:val="en-US" w:eastAsia="ja-JP"/>
        </w:rPr>
      </w:pPr>
    </w:p>
    <w:p w14:paraId="0E1AABC4" w14:textId="77777777" w:rsidR="001B00CB" w:rsidRPr="00A53549" w:rsidRDefault="001B00CB" w:rsidP="00EF4506">
      <w:pPr>
        <w:ind w:left="0"/>
        <w:jc w:val="left"/>
        <w:rPr>
          <w:lang w:val="en-US" w:eastAsia="ja-JP"/>
        </w:rPr>
      </w:pPr>
    </w:p>
    <w:p w14:paraId="303C43E3" w14:textId="77777777" w:rsidR="00EF4506" w:rsidRPr="00A53549" w:rsidRDefault="00B0311B" w:rsidP="00B82113">
      <w:pPr>
        <w:ind w:left="0"/>
        <w:jc w:val="left"/>
        <w:rPr>
          <w:lang w:val="en-US" w:eastAsia="ja-JP"/>
        </w:rPr>
      </w:pPr>
      <w:r w:rsidRPr="00A53549">
        <w:rPr>
          <w:lang w:eastAsia="ja-JP"/>
        </w:rPr>
        <w:br w:type="page"/>
      </w:r>
    </w:p>
    <w:p w14:paraId="13053276" w14:textId="3CEE0346" w:rsidR="00EF4506" w:rsidRPr="00A53549" w:rsidRDefault="004B5112" w:rsidP="009D2F8C">
      <w:pPr>
        <w:pStyle w:val="Heading2"/>
        <w:rPr>
          <w:sz w:val="32"/>
        </w:rPr>
      </w:pPr>
      <w:r w:rsidRPr="00A53549">
        <w:rPr>
          <w:sz w:val="32"/>
        </w:rPr>
        <w:lastRenderedPageBreak/>
        <w:t>User</w:t>
      </w:r>
      <w:r w:rsidR="005E29C6" w:rsidRPr="00A53549">
        <w:rPr>
          <w:sz w:val="32"/>
        </w:rPr>
        <w:t xml:space="preserve"> Module</w:t>
      </w:r>
    </w:p>
    <w:p w14:paraId="697D4E0D" w14:textId="77777777" w:rsidR="004B5112" w:rsidRPr="00A53549" w:rsidRDefault="004B5112">
      <w:pPr>
        <w:pStyle w:val="ListParagraph"/>
        <w:numPr>
          <w:ilvl w:val="0"/>
          <w:numId w:val="23"/>
        </w:numPr>
        <w:rPr>
          <w:rFonts w:ascii="Times New Roman" w:hAnsi="Times New Roman" w:cs="Times New Roman"/>
        </w:rPr>
      </w:pPr>
      <w:r w:rsidRPr="00A53549">
        <w:rPr>
          <w:rFonts w:ascii="Times New Roman" w:hAnsi="Times New Roman" w:cs="Times New Roman"/>
        </w:rPr>
        <w:t>Allows users to register, log in, and manage their profiles securely.</w:t>
      </w:r>
    </w:p>
    <w:p w14:paraId="34EC663D" w14:textId="248B3D8E" w:rsidR="004B5112" w:rsidRPr="00A53549" w:rsidRDefault="004B5112">
      <w:pPr>
        <w:pStyle w:val="ListParagraph"/>
        <w:numPr>
          <w:ilvl w:val="0"/>
          <w:numId w:val="23"/>
        </w:numPr>
        <w:rPr>
          <w:rFonts w:ascii="Times New Roman" w:hAnsi="Times New Roman" w:cs="Times New Roman"/>
        </w:rPr>
      </w:pPr>
      <w:r w:rsidRPr="00A53549">
        <w:rPr>
          <w:rFonts w:ascii="Times New Roman" w:hAnsi="Times New Roman" w:cs="Times New Roman"/>
        </w:rPr>
        <w:t>Enables turf search based on location, date, and time.</w:t>
      </w:r>
    </w:p>
    <w:p w14:paraId="2740BA00" w14:textId="77777777" w:rsidR="004B5112" w:rsidRPr="00A53549" w:rsidRDefault="004B5112">
      <w:pPr>
        <w:pStyle w:val="ListParagraph"/>
        <w:numPr>
          <w:ilvl w:val="0"/>
          <w:numId w:val="23"/>
        </w:numPr>
        <w:rPr>
          <w:rFonts w:ascii="Times New Roman" w:hAnsi="Times New Roman" w:cs="Times New Roman"/>
        </w:rPr>
      </w:pPr>
      <w:r w:rsidRPr="00A53549">
        <w:rPr>
          <w:rFonts w:ascii="Times New Roman" w:hAnsi="Times New Roman" w:cs="Times New Roman"/>
        </w:rPr>
        <w:t>Users can sign up and log in using email/phone and password.</w:t>
      </w:r>
    </w:p>
    <w:p w14:paraId="792C616C" w14:textId="4195AB41" w:rsidR="004B5112" w:rsidRPr="00A53549" w:rsidRDefault="004B5112">
      <w:pPr>
        <w:pStyle w:val="ListParagraph"/>
        <w:numPr>
          <w:ilvl w:val="0"/>
          <w:numId w:val="23"/>
        </w:numPr>
        <w:rPr>
          <w:rFonts w:ascii="Times New Roman" w:hAnsi="Times New Roman" w:cs="Times New Roman"/>
        </w:rPr>
      </w:pPr>
      <w:r w:rsidRPr="00A53549">
        <w:rPr>
          <w:rFonts w:ascii="Times New Roman" w:hAnsi="Times New Roman" w:cs="Times New Roman"/>
        </w:rPr>
        <w:t>The system differentiates between customers, admins giving each role</w:t>
      </w:r>
    </w:p>
    <w:p w14:paraId="36A25AC1" w14:textId="77777777" w:rsidR="004B5112" w:rsidRPr="00A53549" w:rsidRDefault="004B5112" w:rsidP="004B5112">
      <w:pPr>
        <w:pStyle w:val="ListParagraph"/>
        <w:ind w:left="1287"/>
        <w:rPr>
          <w:rFonts w:ascii="Times New Roman" w:hAnsi="Times New Roman" w:cs="Times New Roman"/>
        </w:rPr>
      </w:pPr>
      <w:r w:rsidRPr="00A53549">
        <w:rPr>
          <w:rFonts w:ascii="Times New Roman" w:hAnsi="Times New Roman" w:cs="Times New Roman"/>
        </w:rPr>
        <w:t>appropriate access and permissions.</w:t>
      </w:r>
    </w:p>
    <w:p w14:paraId="0D8074F5" w14:textId="613FBDA3" w:rsidR="004B5112" w:rsidRPr="00A53549" w:rsidRDefault="004B5112">
      <w:pPr>
        <w:pStyle w:val="ListParagraph"/>
        <w:numPr>
          <w:ilvl w:val="0"/>
          <w:numId w:val="23"/>
        </w:numPr>
        <w:rPr>
          <w:rFonts w:ascii="Times New Roman" w:hAnsi="Times New Roman" w:cs="Times New Roman"/>
        </w:rPr>
      </w:pPr>
      <w:r w:rsidRPr="00A53549">
        <w:rPr>
          <w:rFonts w:ascii="Times New Roman" w:hAnsi="Times New Roman" w:cs="Times New Roman"/>
        </w:rPr>
        <w:t>Features like password reset, OTP-based verification and logout ensure</w:t>
      </w:r>
    </w:p>
    <w:p w14:paraId="79394564" w14:textId="1413A27D" w:rsidR="004B5112" w:rsidRPr="00A53549" w:rsidRDefault="004B5112" w:rsidP="004B5112">
      <w:pPr>
        <w:pStyle w:val="ListParagraph"/>
        <w:ind w:left="1287"/>
        <w:rPr>
          <w:rFonts w:ascii="Times New Roman" w:hAnsi="Times New Roman" w:cs="Times New Roman"/>
        </w:rPr>
      </w:pPr>
      <w:r w:rsidRPr="00A53549">
        <w:rPr>
          <w:rFonts w:ascii="Times New Roman" w:hAnsi="Times New Roman" w:cs="Times New Roman"/>
        </w:rPr>
        <w:t>user data safety and prevent unauthorized access.</w:t>
      </w:r>
    </w:p>
    <w:p w14:paraId="496D87EC" w14:textId="77777777" w:rsidR="00C407E9" w:rsidRPr="00A53549" w:rsidRDefault="00C407E9" w:rsidP="00C407E9">
      <w:pPr>
        <w:rPr>
          <w:lang w:eastAsia="ja-JP"/>
        </w:rPr>
      </w:pPr>
    </w:p>
    <w:p w14:paraId="571616FE" w14:textId="325776AE" w:rsidR="00B82113" w:rsidRPr="00A53549" w:rsidRDefault="004B5112" w:rsidP="009D2F8C">
      <w:pPr>
        <w:pStyle w:val="Heading3"/>
        <w:tabs>
          <w:tab w:val="clear" w:pos="990"/>
          <w:tab w:val="num" w:pos="180"/>
        </w:tabs>
        <w:ind w:left="0"/>
        <w:rPr>
          <w:lang w:eastAsia="ja-JP"/>
        </w:rPr>
      </w:pPr>
      <w:r w:rsidRPr="00A53549">
        <w:t>Signup</w:t>
      </w:r>
      <w:r w:rsidR="00B82113" w:rsidRPr="00A53549">
        <w:t xml:space="preserve"> Process</w:t>
      </w:r>
    </w:p>
    <w:p w14:paraId="057CF3BB" w14:textId="77777777" w:rsidR="00B82113" w:rsidRPr="00A53549" w:rsidRDefault="00B82113" w:rsidP="00B82113">
      <w:pPr>
        <w:rPr>
          <w:lang w:eastAsia="ja-JP"/>
        </w:rPr>
      </w:pPr>
    </w:p>
    <w:p w14:paraId="259EFE2A" w14:textId="0AB6778F" w:rsidR="00B82113" w:rsidRPr="00A53549" w:rsidRDefault="00577B1B" w:rsidP="00B82113">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B82113" w:rsidRPr="00A53549">
        <w:rPr>
          <w:rFonts w:ascii="Times New Roman" w:hAnsi="Times New Roman" w:cs="Times New Roman"/>
        </w:rPr>
        <w:t xml:space="preserve"> compels to create the account before </w:t>
      </w:r>
      <w:r w:rsidRPr="00A53549">
        <w:rPr>
          <w:rFonts w:ascii="Times New Roman" w:hAnsi="Times New Roman" w:cs="Times New Roman"/>
        </w:rPr>
        <w:t xml:space="preserve">booking </w:t>
      </w:r>
      <w:r w:rsidR="00B82113" w:rsidRPr="00A53549">
        <w:rPr>
          <w:rFonts w:ascii="Times New Roman" w:hAnsi="Times New Roman" w:cs="Times New Roman"/>
        </w:rPr>
        <w:t xml:space="preserve">it. So, </w:t>
      </w:r>
      <w:proofErr w:type="spellStart"/>
      <w:r w:rsidRPr="00A53549">
        <w:rPr>
          <w:rFonts w:ascii="Times New Roman" w:hAnsi="Times New Roman" w:cs="Times New Roman"/>
        </w:rPr>
        <w:t>BookMyturf</w:t>
      </w:r>
      <w:proofErr w:type="spellEnd"/>
      <w:r w:rsidR="00B82113" w:rsidRPr="00A53549">
        <w:rPr>
          <w:rFonts w:ascii="Times New Roman" w:hAnsi="Times New Roman" w:cs="Times New Roman"/>
        </w:rPr>
        <w:t xml:space="preserve"> provide</w:t>
      </w:r>
      <w:r w:rsidRPr="00A53549">
        <w:rPr>
          <w:rFonts w:ascii="Times New Roman" w:hAnsi="Times New Roman" w:cs="Times New Roman"/>
        </w:rPr>
        <w:t>s</w:t>
      </w:r>
      <w:r w:rsidR="00B82113" w:rsidRPr="00A53549">
        <w:rPr>
          <w:rFonts w:ascii="Times New Roman" w:hAnsi="Times New Roman" w:cs="Times New Roman"/>
        </w:rPr>
        <w:t xml:space="preserve"> the function which </w:t>
      </w:r>
      <w:r w:rsidR="0042728E" w:rsidRPr="00A53549">
        <w:rPr>
          <w:rFonts w:ascii="Times New Roman" w:hAnsi="Times New Roman" w:cs="Times New Roman"/>
        </w:rPr>
        <w:t xml:space="preserve">makes </w:t>
      </w:r>
      <w:r w:rsidRPr="00A53549">
        <w:rPr>
          <w:rFonts w:ascii="Times New Roman" w:hAnsi="Times New Roman" w:cs="Times New Roman"/>
        </w:rPr>
        <w:t>users</w:t>
      </w:r>
      <w:r w:rsidR="00B82113" w:rsidRPr="00A53549">
        <w:rPr>
          <w:rFonts w:ascii="Times New Roman" w:hAnsi="Times New Roman" w:cs="Times New Roman"/>
        </w:rPr>
        <w:t xml:space="preserve"> create new account.</w:t>
      </w:r>
    </w:p>
    <w:p w14:paraId="5F8951B2" w14:textId="77777777" w:rsidR="00B82113" w:rsidRPr="00A53549" w:rsidRDefault="00B82113" w:rsidP="00B82113">
      <w:pPr>
        <w:pStyle w:val="ListParagraph"/>
        <w:rPr>
          <w:rFonts w:ascii="Times New Roman" w:hAnsi="Times New Roman" w:cs="Times New Roman"/>
        </w:rPr>
      </w:pPr>
    </w:p>
    <w:p w14:paraId="320FFB99" w14:textId="350D0B64"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0546B8" w:rsidRPr="00A53549">
        <w:rPr>
          <w:rFonts w:ascii="Times New Roman" w:hAnsi="Times New Roman" w:cs="Times New Roman"/>
        </w:rPr>
        <w:t>use</w:t>
      </w:r>
      <w:r w:rsidR="0042728E" w:rsidRPr="00A53549">
        <w:rPr>
          <w:rFonts w:ascii="Times New Roman" w:hAnsi="Times New Roman" w:cs="Times New Roman"/>
        </w:rPr>
        <w:t>r</w:t>
      </w:r>
      <w:r w:rsidRPr="00A53549">
        <w:rPr>
          <w:rFonts w:ascii="Times New Roman" w:hAnsi="Times New Roman" w:cs="Times New Roman"/>
        </w:rPr>
        <w:t xml:space="preserve"> creates new account, the function demands f</w:t>
      </w:r>
      <w:r w:rsidR="0042728E" w:rsidRPr="00A53549">
        <w:rPr>
          <w:rFonts w:ascii="Times New Roman" w:hAnsi="Times New Roman" w:cs="Times New Roman"/>
        </w:rPr>
        <w:t>our information described as bel</w:t>
      </w:r>
      <w:r w:rsidRPr="00A53549">
        <w:rPr>
          <w:rFonts w:ascii="Times New Roman" w:hAnsi="Times New Roman" w:cs="Times New Roman"/>
        </w:rPr>
        <w:t>ow.</w:t>
      </w:r>
    </w:p>
    <w:p w14:paraId="2A33DF92" w14:textId="77777777" w:rsidR="00B82113" w:rsidRPr="00A53549" w:rsidRDefault="00B82113" w:rsidP="00B82113">
      <w:pPr>
        <w:pStyle w:val="ListParagraph"/>
        <w:rPr>
          <w:rFonts w:ascii="Times New Roman" w:hAnsi="Times New Roman" w:cs="Times New Roman"/>
        </w:rPr>
      </w:pPr>
    </w:p>
    <w:p w14:paraId="2314A65A" w14:textId="507AC74E" w:rsidR="00B82113" w:rsidRPr="00A53549" w:rsidRDefault="00B82113" w:rsidP="00B82113">
      <w:pPr>
        <w:pStyle w:val="ListParagraph"/>
        <w:numPr>
          <w:ilvl w:val="0"/>
          <w:numId w:val="3"/>
        </w:numPr>
        <w:rPr>
          <w:rFonts w:ascii="Times New Roman" w:hAnsi="Times New Roman" w:cs="Times New Roman"/>
        </w:rPr>
      </w:pPr>
      <w:r w:rsidRPr="00A53549">
        <w:rPr>
          <w:rFonts w:ascii="Times New Roman" w:hAnsi="Times New Roman" w:cs="Times New Roman"/>
        </w:rPr>
        <w:t>Login information</w:t>
      </w:r>
    </w:p>
    <w:p w14:paraId="6A3E9B04" w14:textId="77777777" w:rsidR="00B82113" w:rsidRPr="00A53549" w:rsidRDefault="00B82113" w:rsidP="00B82113">
      <w:pPr>
        <w:pStyle w:val="ListParagraph"/>
        <w:numPr>
          <w:ilvl w:val="0"/>
          <w:numId w:val="3"/>
        </w:numPr>
        <w:rPr>
          <w:rFonts w:ascii="Times New Roman" w:hAnsi="Times New Roman" w:cs="Times New Roman"/>
        </w:rPr>
      </w:pPr>
      <w:r w:rsidRPr="00A53549">
        <w:rPr>
          <w:rFonts w:ascii="Times New Roman" w:hAnsi="Times New Roman" w:cs="Times New Roman"/>
        </w:rPr>
        <w:t>Contact Details</w:t>
      </w:r>
    </w:p>
    <w:p w14:paraId="7ECDDDDD" w14:textId="77777777" w:rsidR="00B82113" w:rsidRPr="00A53549" w:rsidRDefault="00B82113" w:rsidP="00D651D8">
      <w:pPr>
        <w:ind w:left="1701"/>
      </w:pPr>
    </w:p>
    <w:p w14:paraId="3AC55954" w14:textId="77777777" w:rsidR="00B82113" w:rsidRPr="00A53549" w:rsidRDefault="00B82113" w:rsidP="00B82113">
      <w:pPr>
        <w:pStyle w:val="ListParagraph"/>
        <w:rPr>
          <w:rFonts w:ascii="Times New Roman" w:hAnsi="Times New Roman" w:cs="Times New Roman"/>
        </w:rPr>
      </w:pPr>
    </w:p>
    <w:p w14:paraId="4000B0AD"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Login information</w:t>
      </w:r>
    </w:p>
    <w:p w14:paraId="7586A96C" w14:textId="77777777" w:rsidR="00B82113" w:rsidRPr="00A53549" w:rsidRDefault="00B82113" w:rsidP="00B82113">
      <w:pPr>
        <w:pStyle w:val="ListParagraph"/>
        <w:rPr>
          <w:rFonts w:ascii="Times New Roman" w:hAnsi="Times New Roman" w:cs="Times New Roman"/>
        </w:rPr>
      </w:pPr>
      <w:r w:rsidRPr="00A53549">
        <w:rPr>
          <w:rFonts w:ascii="Times New Roman" w:hAnsi="Times New Roman" w:cs="Times New Roman"/>
        </w:rPr>
        <w:t>The Login information consists of some items described as below.</w:t>
      </w:r>
    </w:p>
    <w:p w14:paraId="4A1E8680" w14:textId="77777777" w:rsidR="00B82113" w:rsidRPr="00A53549" w:rsidRDefault="00B82113" w:rsidP="00B82113">
      <w:pPr>
        <w:pStyle w:val="ListParagraph"/>
        <w:rPr>
          <w:rFonts w:ascii="Times New Roman" w:hAnsi="Times New Roman" w:cs="Times New Roman"/>
        </w:rPr>
      </w:pPr>
    </w:p>
    <w:p w14:paraId="101AB67E" w14:textId="77777777" w:rsidR="00B82113" w:rsidRPr="00A53549" w:rsidRDefault="00B82113" w:rsidP="00B82113">
      <w:pPr>
        <w:pStyle w:val="ListParagraph"/>
        <w:numPr>
          <w:ilvl w:val="0"/>
          <w:numId w:val="4"/>
        </w:numPr>
        <w:rPr>
          <w:rFonts w:ascii="Times New Roman" w:hAnsi="Times New Roman" w:cs="Times New Roman"/>
        </w:rPr>
      </w:pPr>
      <w:proofErr w:type="spellStart"/>
      <w:r w:rsidRPr="00A53549">
        <w:rPr>
          <w:rFonts w:ascii="Times New Roman" w:hAnsi="Times New Roman" w:cs="Times New Roman"/>
        </w:rPr>
        <w:t>UserID</w:t>
      </w:r>
      <w:proofErr w:type="spellEnd"/>
    </w:p>
    <w:p w14:paraId="6BD7B904"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Password</w:t>
      </w:r>
    </w:p>
    <w:p w14:paraId="4DE1C5F7"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First Name</w:t>
      </w:r>
    </w:p>
    <w:p w14:paraId="697463C7"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Last Name</w:t>
      </w:r>
    </w:p>
    <w:p w14:paraId="3124BB56" w14:textId="5866EABB"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E-mail a</w:t>
      </w:r>
      <w:r w:rsidR="00827469" w:rsidRPr="00A53549">
        <w:rPr>
          <w:rFonts w:ascii="Times New Roman" w:hAnsi="Times New Roman" w:cs="Times New Roman"/>
        </w:rPr>
        <w:t>ddress</w:t>
      </w:r>
    </w:p>
    <w:p w14:paraId="69339740" w14:textId="77777777" w:rsidR="00B82113" w:rsidRPr="00A53549" w:rsidRDefault="00B82113" w:rsidP="00B82113">
      <w:pPr>
        <w:pStyle w:val="ListParagraph"/>
        <w:numPr>
          <w:ilvl w:val="0"/>
          <w:numId w:val="4"/>
        </w:numPr>
        <w:rPr>
          <w:rFonts w:ascii="Times New Roman" w:hAnsi="Times New Roman" w:cs="Times New Roman"/>
        </w:rPr>
      </w:pPr>
      <w:r w:rsidRPr="00A53549">
        <w:rPr>
          <w:rFonts w:ascii="Times New Roman" w:hAnsi="Times New Roman" w:cs="Times New Roman"/>
        </w:rPr>
        <w:t>User Type</w:t>
      </w:r>
    </w:p>
    <w:p w14:paraId="7B3E5740" w14:textId="77777777" w:rsidR="00B82113" w:rsidRPr="00A53549" w:rsidRDefault="00B82113" w:rsidP="00B82113">
      <w:pPr>
        <w:pStyle w:val="ListParagraph"/>
        <w:ind w:left="2061"/>
        <w:rPr>
          <w:rFonts w:ascii="Times New Roman" w:hAnsi="Times New Roman" w:cs="Times New Roman"/>
        </w:rPr>
      </w:pPr>
    </w:p>
    <w:p w14:paraId="21A62CC3"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All items are compulsory demanded. </w:t>
      </w:r>
    </w:p>
    <w:p w14:paraId="7F0FE7B6" w14:textId="77777777" w:rsidR="00B82113" w:rsidRPr="00A53549" w:rsidRDefault="00B82113" w:rsidP="00B82113">
      <w:pPr>
        <w:pStyle w:val="ListParagraph"/>
        <w:ind w:left="1440"/>
        <w:rPr>
          <w:rFonts w:ascii="Times New Roman" w:hAnsi="Times New Roman" w:cs="Times New Roman"/>
        </w:rPr>
      </w:pPr>
    </w:p>
    <w:p w14:paraId="20393E22" w14:textId="77777777" w:rsidR="00B82113" w:rsidRPr="00A53549" w:rsidRDefault="00B82113" w:rsidP="00B82113">
      <w:pPr>
        <w:pStyle w:val="ListParagraph"/>
        <w:numPr>
          <w:ilvl w:val="1"/>
          <w:numId w:val="2"/>
        </w:numPr>
        <w:rPr>
          <w:rFonts w:ascii="Times New Roman" w:hAnsi="Times New Roman" w:cs="Times New Roman"/>
        </w:rPr>
      </w:pPr>
      <w:proofErr w:type="spellStart"/>
      <w:r w:rsidRPr="00A53549">
        <w:rPr>
          <w:rFonts w:ascii="Times New Roman" w:hAnsi="Times New Roman" w:cs="Times New Roman"/>
        </w:rPr>
        <w:t>UserID</w:t>
      </w:r>
      <w:proofErr w:type="spellEnd"/>
    </w:p>
    <w:p w14:paraId="4F11727F" w14:textId="2F6F6EA2"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unique. 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w:t>
      </w:r>
      <w:r w:rsidR="00771530" w:rsidRPr="00A53549">
        <w:rPr>
          <w:rFonts w:ascii="Times New Roman" w:hAnsi="Times New Roman" w:cs="Times New Roman"/>
        </w:rPr>
        <w:t>is</w:t>
      </w:r>
      <w:r w:rsidRPr="00A53549">
        <w:rPr>
          <w:rFonts w:ascii="Times New Roman" w:hAnsi="Times New Roman" w:cs="Times New Roman"/>
        </w:rPr>
        <w:t xml:space="preserve"> previously registered, the</w:t>
      </w:r>
      <w:r w:rsidR="00771530" w:rsidRPr="00A53549">
        <w:rPr>
          <w:rFonts w:ascii="Times New Roman" w:hAnsi="Times New Roman" w:cs="Times New Roman"/>
        </w:rPr>
        <w:t>n</w:t>
      </w:r>
      <w:r w:rsidRPr="00A53549">
        <w:rPr>
          <w:rFonts w:ascii="Times New Roman" w:hAnsi="Times New Roman" w:cs="Times New Roman"/>
        </w:rPr>
        <w:t xml:space="preserve"> User should not be registered as an account</w:t>
      </w:r>
      <w:r w:rsidR="00771530" w:rsidRPr="00A53549">
        <w:rPr>
          <w:rFonts w:ascii="Times New Roman" w:hAnsi="Times New Roman" w:cs="Times New Roman"/>
        </w:rPr>
        <w:t xml:space="preserve"> again</w:t>
      </w:r>
      <w:r w:rsidRPr="00A53549">
        <w:rPr>
          <w:rFonts w:ascii="Times New Roman" w:hAnsi="Times New Roman" w:cs="Times New Roman"/>
        </w:rPr>
        <w:t>.</w:t>
      </w:r>
    </w:p>
    <w:p w14:paraId="6B624B4D" w14:textId="77777777" w:rsidR="00B82113" w:rsidRPr="00A53549" w:rsidRDefault="00B82113" w:rsidP="00B82113">
      <w:pPr>
        <w:pStyle w:val="ListParagraph"/>
        <w:ind w:left="1440"/>
        <w:rPr>
          <w:rFonts w:ascii="Times New Roman" w:hAnsi="Times New Roman" w:cs="Times New Roman"/>
        </w:rPr>
      </w:pPr>
    </w:p>
    <w:p w14:paraId="34EFA8A8"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Password</w:t>
      </w:r>
    </w:p>
    <w:p w14:paraId="69260D38" w14:textId="77777777"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Password has </w:t>
      </w:r>
      <w:proofErr w:type="gramStart"/>
      <w:r w:rsidRPr="00A53549">
        <w:rPr>
          <w:rFonts w:ascii="Times New Roman" w:hAnsi="Times New Roman" w:cs="Times New Roman"/>
        </w:rPr>
        <w:t>constrains</w:t>
      </w:r>
      <w:proofErr w:type="gramEnd"/>
      <w:r w:rsidRPr="00A53549">
        <w:rPr>
          <w:rFonts w:ascii="Times New Roman" w:hAnsi="Times New Roman" w:cs="Times New Roman"/>
        </w:rPr>
        <w:t xml:space="preserve"> which makes the Password consists of more than or equal 8 and less than or equal 16 characteristics including characters described as below.</w:t>
      </w:r>
    </w:p>
    <w:p w14:paraId="73D61587" w14:textId="77777777" w:rsidR="00B82113" w:rsidRPr="00A53549" w:rsidRDefault="00B82113" w:rsidP="00B82113">
      <w:pPr>
        <w:pStyle w:val="ListParagraph"/>
        <w:ind w:left="2061"/>
        <w:rPr>
          <w:rFonts w:ascii="Times New Roman" w:hAnsi="Times New Roman" w:cs="Times New Roman"/>
        </w:rPr>
      </w:pPr>
    </w:p>
    <w:p w14:paraId="7704C35E" w14:textId="77777777" w:rsidR="00B82113" w:rsidRPr="00A53549" w:rsidRDefault="00B82113">
      <w:pPr>
        <w:pStyle w:val="ListParagraph"/>
        <w:numPr>
          <w:ilvl w:val="0"/>
          <w:numId w:val="7"/>
        </w:numPr>
        <w:ind w:left="2160"/>
        <w:rPr>
          <w:rFonts w:ascii="Times New Roman" w:hAnsi="Times New Roman" w:cs="Times New Roman"/>
        </w:rPr>
      </w:pPr>
      <w:r w:rsidRPr="00A53549">
        <w:rPr>
          <w:rFonts w:ascii="Times New Roman" w:hAnsi="Times New Roman" w:cs="Times New Roman"/>
        </w:rPr>
        <w:t>Numeric figure (at least one)</w:t>
      </w:r>
    </w:p>
    <w:p w14:paraId="0CC7D993" w14:textId="77777777" w:rsidR="00B82113" w:rsidRPr="00A53549" w:rsidRDefault="00B82113">
      <w:pPr>
        <w:pStyle w:val="ListParagraph"/>
        <w:numPr>
          <w:ilvl w:val="0"/>
          <w:numId w:val="7"/>
        </w:numPr>
        <w:ind w:left="2160"/>
        <w:rPr>
          <w:rFonts w:ascii="Times New Roman" w:hAnsi="Times New Roman" w:cs="Times New Roman"/>
        </w:rPr>
      </w:pPr>
      <w:r w:rsidRPr="00A53549">
        <w:rPr>
          <w:rFonts w:ascii="Times New Roman" w:hAnsi="Times New Roman" w:cs="Times New Roman"/>
        </w:rPr>
        <w:t>Capital alphabet (A-</w:t>
      </w:r>
      <w:proofErr w:type="gramStart"/>
      <w:r w:rsidRPr="00A53549">
        <w:rPr>
          <w:rFonts w:ascii="Times New Roman" w:hAnsi="Times New Roman" w:cs="Times New Roman"/>
        </w:rPr>
        <w:t>Z)(</w:t>
      </w:r>
      <w:proofErr w:type="gramEnd"/>
      <w:r w:rsidRPr="00A53549">
        <w:rPr>
          <w:rFonts w:ascii="Times New Roman" w:hAnsi="Times New Roman" w:cs="Times New Roman"/>
        </w:rPr>
        <w:t>at least one)</w:t>
      </w:r>
    </w:p>
    <w:p w14:paraId="69F28995" w14:textId="77777777" w:rsidR="00B82113" w:rsidRPr="00A53549" w:rsidRDefault="00B82113">
      <w:pPr>
        <w:pStyle w:val="ListParagraph"/>
        <w:numPr>
          <w:ilvl w:val="0"/>
          <w:numId w:val="7"/>
        </w:numPr>
        <w:ind w:left="2160"/>
        <w:rPr>
          <w:rFonts w:ascii="Times New Roman" w:hAnsi="Times New Roman" w:cs="Times New Roman"/>
        </w:rPr>
      </w:pPr>
      <w:r w:rsidRPr="00A53549">
        <w:rPr>
          <w:rFonts w:ascii="Times New Roman" w:hAnsi="Times New Roman" w:cs="Times New Roman"/>
        </w:rPr>
        <w:t>Small alphabet (a-</w:t>
      </w:r>
      <w:proofErr w:type="gramStart"/>
      <w:r w:rsidRPr="00A53549">
        <w:rPr>
          <w:rFonts w:ascii="Times New Roman" w:hAnsi="Times New Roman" w:cs="Times New Roman"/>
        </w:rPr>
        <w:t>z)(</w:t>
      </w:r>
      <w:proofErr w:type="gramEnd"/>
      <w:r w:rsidRPr="00A53549">
        <w:rPr>
          <w:rFonts w:ascii="Times New Roman" w:hAnsi="Times New Roman" w:cs="Times New Roman"/>
        </w:rPr>
        <w:t>at least one)</w:t>
      </w:r>
    </w:p>
    <w:p w14:paraId="18950747" w14:textId="77777777" w:rsidR="00B82113" w:rsidRPr="00A53549" w:rsidRDefault="00B82113">
      <w:pPr>
        <w:pStyle w:val="ListParagraph"/>
        <w:numPr>
          <w:ilvl w:val="0"/>
          <w:numId w:val="7"/>
        </w:numPr>
        <w:ind w:left="2160"/>
        <w:rPr>
          <w:rFonts w:ascii="Times New Roman" w:hAnsi="Times New Roman" w:cs="Times New Roman"/>
        </w:rPr>
      </w:pPr>
      <w:r w:rsidRPr="00A53549">
        <w:rPr>
          <w:rFonts w:ascii="Times New Roman" w:hAnsi="Times New Roman" w:cs="Times New Roman"/>
        </w:rPr>
        <w:t>Special character (#, $, %, &amp;, etc.) (at least one)</w:t>
      </w:r>
    </w:p>
    <w:p w14:paraId="2844E2B8" w14:textId="77777777" w:rsidR="00B82113" w:rsidRPr="00A53549" w:rsidRDefault="00B82113" w:rsidP="00B82113">
      <w:pPr>
        <w:pStyle w:val="ListParagraph"/>
        <w:ind w:left="1440"/>
        <w:rPr>
          <w:rFonts w:ascii="Times New Roman" w:hAnsi="Times New Roman" w:cs="Times New Roman"/>
        </w:rPr>
      </w:pPr>
    </w:p>
    <w:p w14:paraId="75BA81F6" w14:textId="77777777"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The Password is masked by dummy characters. The re-entering Password is demanded.</w:t>
      </w:r>
    </w:p>
    <w:p w14:paraId="0F18A166" w14:textId="0ABB37B9"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Password must be encrypted in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3EF4703D" w14:textId="77777777" w:rsidR="00B82113" w:rsidRPr="00A53549" w:rsidRDefault="00B82113" w:rsidP="00B82113">
      <w:pPr>
        <w:pStyle w:val="ListParagraph"/>
        <w:ind w:left="1440"/>
        <w:rPr>
          <w:rFonts w:ascii="Times New Roman" w:hAnsi="Times New Roman" w:cs="Times New Roman"/>
        </w:rPr>
      </w:pPr>
    </w:p>
    <w:p w14:paraId="4282B81D"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User Type</w:t>
      </w:r>
    </w:p>
    <w:p w14:paraId="2BDE1637" w14:textId="77777777" w:rsidR="00B82113" w:rsidRPr="00A53549" w:rsidRDefault="00B82113" w:rsidP="00B82113">
      <w:pPr>
        <w:pStyle w:val="ListParagraph"/>
        <w:ind w:left="1440"/>
        <w:rPr>
          <w:rFonts w:ascii="Times New Roman" w:hAnsi="Times New Roman" w:cs="Times New Roman"/>
        </w:rPr>
      </w:pPr>
      <w:r w:rsidRPr="00A53549">
        <w:rPr>
          <w:rFonts w:ascii="Times New Roman" w:hAnsi="Times New Roman" w:cs="Times New Roman"/>
        </w:rPr>
        <w:t>The User Type falls into three categories described as below.</w:t>
      </w:r>
    </w:p>
    <w:p w14:paraId="0207021E" w14:textId="77777777" w:rsidR="00B82113" w:rsidRPr="00A53549" w:rsidRDefault="00B82113" w:rsidP="00B82113">
      <w:pPr>
        <w:pStyle w:val="ListParagraph"/>
        <w:ind w:left="1440"/>
        <w:rPr>
          <w:rFonts w:ascii="Times New Roman" w:hAnsi="Times New Roman" w:cs="Times New Roman"/>
        </w:rPr>
      </w:pPr>
    </w:p>
    <w:p w14:paraId="61E8ECF9" w14:textId="2D9E4672" w:rsidR="00B82113" w:rsidRPr="00A53549" w:rsidRDefault="00A44627" w:rsidP="00B82113">
      <w:pPr>
        <w:pStyle w:val="ListParagraph"/>
        <w:numPr>
          <w:ilvl w:val="0"/>
          <w:numId w:val="5"/>
        </w:numPr>
        <w:rPr>
          <w:rFonts w:ascii="Times New Roman" w:hAnsi="Times New Roman" w:cs="Times New Roman"/>
        </w:rPr>
      </w:pPr>
      <w:r w:rsidRPr="00A53549">
        <w:rPr>
          <w:rFonts w:ascii="Times New Roman" w:hAnsi="Times New Roman" w:cs="Times New Roman"/>
        </w:rPr>
        <w:t>Player</w:t>
      </w:r>
    </w:p>
    <w:p w14:paraId="3FD7EF84" w14:textId="2C3C4DCE" w:rsidR="00B82113" w:rsidRPr="00A53549" w:rsidRDefault="00A44627" w:rsidP="00B82113">
      <w:pPr>
        <w:pStyle w:val="ListParagraph"/>
        <w:numPr>
          <w:ilvl w:val="0"/>
          <w:numId w:val="5"/>
        </w:numPr>
        <w:rPr>
          <w:rFonts w:ascii="Times New Roman" w:hAnsi="Times New Roman" w:cs="Times New Roman"/>
        </w:rPr>
      </w:pPr>
      <w:r w:rsidRPr="00A53549">
        <w:rPr>
          <w:rFonts w:ascii="Times New Roman" w:hAnsi="Times New Roman" w:cs="Times New Roman"/>
        </w:rPr>
        <w:t>Turf owner</w:t>
      </w:r>
    </w:p>
    <w:p w14:paraId="5A0C6A60" w14:textId="77777777" w:rsidR="00B82113" w:rsidRPr="00A53549" w:rsidRDefault="00B82113" w:rsidP="00B82113">
      <w:pPr>
        <w:pStyle w:val="ListParagraph"/>
        <w:numPr>
          <w:ilvl w:val="0"/>
          <w:numId w:val="5"/>
        </w:numPr>
        <w:rPr>
          <w:rFonts w:ascii="Times New Roman" w:hAnsi="Times New Roman" w:cs="Times New Roman"/>
        </w:rPr>
      </w:pPr>
      <w:r w:rsidRPr="00A53549">
        <w:rPr>
          <w:rFonts w:ascii="Times New Roman" w:hAnsi="Times New Roman" w:cs="Times New Roman"/>
        </w:rPr>
        <w:t>Administrator</w:t>
      </w:r>
    </w:p>
    <w:p w14:paraId="2959D365" w14:textId="77777777" w:rsidR="00B82113" w:rsidRPr="00A53549" w:rsidRDefault="00B82113" w:rsidP="00B82113">
      <w:pPr>
        <w:pStyle w:val="ListParagraph"/>
        <w:ind w:left="1440"/>
        <w:rPr>
          <w:rFonts w:ascii="Times New Roman" w:hAnsi="Times New Roman" w:cs="Times New Roman"/>
        </w:rPr>
      </w:pPr>
    </w:p>
    <w:p w14:paraId="508B8F61" w14:textId="58C43DA7"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In an Account Creation Process, the user can select </w:t>
      </w:r>
      <w:r w:rsidR="00A44627" w:rsidRPr="00A53549">
        <w:rPr>
          <w:rFonts w:ascii="Times New Roman" w:hAnsi="Times New Roman" w:cs="Times New Roman"/>
        </w:rPr>
        <w:t>Player</w:t>
      </w:r>
      <w:r w:rsidR="00995E95" w:rsidRPr="00A53549">
        <w:rPr>
          <w:rFonts w:ascii="Times New Roman" w:hAnsi="Times New Roman" w:cs="Times New Roman"/>
        </w:rPr>
        <w:t xml:space="preserve"> or </w:t>
      </w:r>
      <w:r w:rsidR="009E6FF8" w:rsidRPr="00A53549">
        <w:rPr>
          <w:rFonts w:ascii="Times New Roman" w:hAnsi="Times New Roman" w:cs="Times New Roman"/>
        </w:rPr>
        <w:t>T</w:t>
      </w:r>
      <w:r w:rsidR="00995E95" w:rsidRPr="00A53549">
        <w:rPr>
          <w:rFonts w:ascii="Times New Roman" w:hAnsi="Times New Roman" w:cs="Times New Roman"/>
        </w:rPr>
        <w:t xml:space="preserve">urf </w:t>
      </w:r>
      <w:r w:rsidR="009E6FF8" w:rsidRPr="00A53549">
        <w:rPr>
          <w:rFonts w:ascii="Times New Roman" w:hAnsi="Times New Roman" w:cs="Times New Roman"/>
        </w:rPr>
        <w:t>O</w:t>
      </w:r>
      <w:r w:rsidR="00995E95" w:rsidRPr="00A53549">
        <w:rPr>
          <w:rFonts w:ascii="Times New Roman" w:hAnsi="Times New Roman" w:cs="Times New Roman"/>
        </w:rPr>
        <w:t>wner</w:t>
      </w:r>
      <w:r w:rsidRPr="00A53549">
        <w:rPr>
          <w:rFonts w:ascii="Times New Roman" w:hAnsi="Times New Roman" w:cs="Times New Roman"/>
        </w:rPr>
        <w:t xml:space="preserve">. </w:t>
      </w:r>
    </w:p>
    <w:p w14:paraId="15086537" w14:textId="4A2A16A8"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No one could select The Administrator, because Administrator is implemented to </w:t>
      </w:r>
      <w:proofErr w:type="spellStart"/>
      <w:r w:rsidR="00FB33AE" w:rsidRPr="00A53549">
        <w:rPr>
          <w:rFonts w:ascii="Times New Roman" w:hAnsi="Times New Roman" w:cs="Times New Roman"/>
        </w:rPr>
        <w:t>BookMyTurf</w:t>
      </w:r>
      <w:proofErr w:type="spellEnd"/>
      <w:r w:rsidRPr="00A53549">
        <w:rPr>
          <w:rFonts w:ascii="Times New Roman" w:hAnsi="Times New Roman" w:cs="Times New Roman"/>
        </w:rPr>
        <w:t xml:space="preserve"> in advance.</w:t>
      </w:r>
    </w:p>
    <w:p w14:paraId="7E1FB4CF" w14:textId="77777777" w:rsidR="00B82113" w:rsidRPr="00A53549" w:rsidRDefault="00B82113" w:rsidP="00B82113">
      <w:pPr>
        <w:rPr>
          <w:lang w:val="en-US" w:eastAsia="ja-JP"/>
        </w:rPr>
      </w:pPr>
    </w:p>
    <w:p w14:paraId="2168747E"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Contact Details</w:t>
      </w:r>
    </w:p>
    <w:p w14:paraId="3F49D306"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Contact Detail consists of some items described as below.</w:t>
      </w:r>
    </w:p>
    <w:p w14:paraId="0E317170" w14:textId="77777777" w:rsidR="00B82113" w:rsidRPr="00A53549" w:rsidRDefault="00B82113" w:rsidP="00B82113">
      <w:pPr>
        <w:pStyle w:val="ListParagraph"/>
        <w:rPr>
          <w:rFonts w:ascii="Times New Roman" w:hAnsi="Times New Roman" w:cs="Times New Roman"/>
        </w:rPr>
      </w:pPr>
    </w:p>
    <w:p w14:paraId="19D98A84" w14:textId="77777777" w:rsidR="00B82113" w:rsidRPr="00A53549" w:rsidRDefault="00B82113" w:rsidP="00B82113">
      <w:pPr>
        <w:pStyle w:val="ListParagraph"/>
        <w:numPr>
          <w:ilvl w:val="0"/>
          <w:numId w:val="6"/>
        </w:numPr>
        <w:rPr>
          <w:rFonts w:ascii="Times New Roman" w:hAnsi="Times New Roman" w:cs="Times New Roman"/>
        </w:rPr>
      </w:pPr>
      <w:r w:rsidRPr="00A53549">
        <w:rPr>
          <w:rFonts w:ascii="Times New Roman" w:hAnsi="Times New Roman" w:cs="Times New Roman"/>
        </w:rPr>
        <w:t>Permanent Address</w:t>
      </w:r>
    </w:p>
    <w:p w14:paraId="49A39F9A" w14:textId="77777777" w:rsidR="00B82113" w:rsidRPr="00A53549" w:rsidRDefault="00B82113" w:rsidP="00B82113">
      <w:pPr>
        <w:pStyle w:val="ListParagraph"/>
        <w:numPr>
          <w:ilvl w:val="0"/>
          <w:numId w:val="6"/>
        </w:numPr>
        <w:rPr>
          <w:rFonts w:ascii="Times New Roman" w:hAnsi="Times New Roman" w:cs="Times New Roman"/>
        </w:rPr>
      </w:pPr>
      <w:r w:rsidRPr="00A53549">
        <w:rPr>
          <w:rFonts w:ascii="Times New Roman" w:hAnsi="Times New Roman" w:cs="Times New Roman"/>
        </w:rPr>
        <w:t>Contact Phone No</w:t>
      </w:r>
    </w:p>
    <w:p w14:paraId="252EB2E2" w14:textId="77777777" w:rsidR="00B82113" w:rsidRPr="00A53549" w:rsidRDefault="00B82113" w:rsidP="00B82113">
      <w:pPr>
        <w:ind w:left="1701"/>
        <w:rPr>
          <w:lang w:eastAsia="ja-JP"/>
        </w:rPr>
      </w:pPr>
    </w:p>
    <w:p w14:paraId="0B915D13" w14:textId="77777777" w:rsidR="00B82113" w:rsidRPr="00A53549" w:rsidRDefault="00B82113" w:rsidP="00B82113">
      <w:pPr>
        <w:pStyle w:val="ListParagraph"/>
        <w:numPr>
          <w:ilvl w:val="1"/>
          <w:numId w:val="2"/>
        </w:numPr>
        <w:rPr>
          <w:rFonts w:ascii="Times New Roman" w:hAnsi="Times New Roman" w:cs="Times New Roman"/>
          <w:shd w:val="pct15" w:color="auto" w:fill="FFFFFF"/>
        </w:rPr>
      </w:pPr>
      <w:r w:rsidRPr="00A53549">
        <w:rPr>
          <w:rFonts w:ascii="Times New Roman" w:hAnsi="Times New Roman" w:cs="Times New Roman"/>
        </w:rPr>
        <w:t>All items are compulsory demanded.</w:t>
      </w:r>
    </w:p>
    <w:p w14:paraId="62AC54A1" w14:textId="77777777" w:rsidR="00B82113" w:rsidRPr="00A53549" w:rsidRDefault="00B82113" w:rsidP="00B82113">
      <w:pPr>
        <w:pStyle w:val="ListParagraph"/>
        <w:ind w:left="1440"/>
        <w:rPr>
          <w:rFonts w:ascii="Times New Roman" w:hAnsi="Times New Roman" w:cs="Times New Roman"/>
          <w:shd w:val="pct15" w:color="auto" w:fill="FFFFFF"/>
        </w:rPr>
      </w:pPr>
    </w:p>
    <w:p w14:paraId="08377D35"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Permanent Address</w:t>
      </w:r>
    </w:p>
    <w:p w14:paraId="53CB1020" w14:textId="77777777"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Permanent Address should be filled.</w:t>
      </w:r>
    </w:p>
    <w:p w14:paraId="30368C78" w14:textId="2D4611E4"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But only the </w:t>
      </w:r>
      <w:r w:rsidR="003302C9" w:rsidRPr="00A53549">
        <w:rPr>
          <w:rFonts w:ascii="Times New Roman" w:hAnsi="Times New Roman" w:cs="Times New Roman"/>
        </w:rPr>
        <w:t>city</w:t>
      </w:r>
      <w:r w:rsidRPr="00A53549">
        <w:rPr>
          <w:rFonts w:ascii="Times New Roman" w:hAnsi="Times New Roman" w:cs="Times New Roman"/>
        </w:rPr>
        <w:t xml:space="preserve"> should be selected from options.</w:t>
      </w:r>
    </w:p>
    <w:p w14:paraId="37B7A033" w14:textId="77777777" w:rsidR="00B82113" w:rsidRPr="00A53549" w:rsidRDefault="00B82113" w:rsidP="00B82113">
      <w:pPr>
        <w:pStyle w:val="ListParagraph"/>
        <w:ind w:left="1440"/>
        <w:rPr>
          <w:rFonts w:ascii="Times New Roman" w:hAnsi="Times New Roman" w:cs="Times New Roman"/>
        </w:rPr>
      </w:pPr>
    </w:p>
    <w:p w14:paraId="259A2BD1" w14:textId="77777777" w:rsidR="00B82113" w:rsidRPr="00A53549" w:rsidRDefault="00B82113" w:rsidP="00B82113">
      <w:pPr>
        <w:pStyle w:val="ListParagraph"/>
        <w:rPr>
          <w:rFonts w:ascii="Times New Roman" w:hAnsi="Times New Roman" w:cs="Times New Roman"/>
        </w:rPr>
      </w:pPr>
    </w:p>
    <w:p w14:paraId="7365C9C3" w14:textId="7839BE36" w:rsidR="00B82113" w:rsidRPr="00A53549" w:rsidRDefault="00B82113" w:rsidP="009C478D">
      <w:pPr>
        <w:pStyle w:val="ListParagraph"/>
        <w:numPr>
          <w:ilvl w:val="0"/>
          <w:numId w:val="2"/>
        </w:numPr>
        <w:rPr>
          <w:rFonts w:ascii="Times New Roman" w:hAnsi="Times New Roman" w:cs="Times New Roman"/>
        </w:rPr>
      </w:pPr>
      <w:r w:rsidRPr="00A53549">
        <w:rPr>
          <w:rFonts w:ascii="Times New Roman" w:hAnsi="Times New Roman" w:cs="Times New Roman"/>
        </w:rPr>
        <w:t>Login information</w:t>
      </w:r>
      <w:r w:rsidR="00FE4E05" w:rsidRPr="00A53549">
        <w:rPr>
          <w:rFonts w:ascii="Times New Roman" w:hAnsi="Times New Roman" w:cs="Times New Roman"/>
        </w:rPr>
        <w:t xml:space="preserve"> and user information</w:t>
      </w:r>
      <w:r w:rsidRPr="00A53549">
        <w:rPr>
          <w:rFonts w:ascii="Times New Roman" w:hAnsi="Times New Roman" w:cs="Times New Roman"/>
        </w:rPr>
        <w:t xml:space="preserve"> should be entered on one screen</w:t>
      </w:r>
      <w:r w:rsidR="00FE4E05" w:rsidRPr="00A53549">
        <w:rPr>
          <w:rFonts w:ascii="Times New Roman" w:hAnsi="Times New Roman" w:cs="Times New Roman"/>
        </w:rPr>
        <w:t>.</w:t>
      </w:r>
    </w:p>
    <w:p w14:paraId="22FA3E1F" w14:textId="77777777" w:rsidR="00B82113" w:rsidRPr="00A53549" w:rsidRDefault="00B82113" w:rsidP="00B82113">
      <w:pPr>
        <w:pStyle w:val="ListParagraph"/>
        <w:rPr>
          <w:rFonts w:ascii="Times New Roman" w:hAnsi="Times New Roman" w:cs="Times New Roman"/>
        </w:rPr>
      </w:pPr>
    </w:p>
    <w:p w14:paraId="752DDD89" w14:textId="77777777" w:rsidR="00B82113" w:rsidRPr="00A53549" w:rsidRDefault="00B82113" w:rsidP="009D2F8C">
      <w:pPr>
        <w:pStyle w:val="Heading3"/>
        <w:ind w:left="0"/>
        <w:rPr>
          <w:lang w:eastAsia="ja-JP"/>
        </w:rPr>
      </w:pPr>
      <w:r w:rsidRPr="00A53549">
        <w:t>Login Process</w:t>
      </w:r>
    </w:p>
    <w:p w14:paraId="7B98CC66" w14:textId="77777777" w:rsidR="00B82113" w:rsidRPr="00A53549" w:rsidRDefault="00B82113" w:rsidP="00B82113">
      <w:pPr>
        <w:rPr>
          <w:lang w:eastAsia="ja-JP"/>
        </w:rPr>
      </w:pPr>
    </w:p>
    <w:p w14:paraId="2FE65A2B" w14:textId="6F576862" w:rsidR="00B82113" w:rsidRPr="00A53549" w:rsidRDefault="00CF11DC" w:rsidP="00B82113">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w:t>
      </w:r>
      <w:r w:rsidR="00B82113" w:rsidRPr="00A53549">
        <w:rPr>
          <w:rFonts w:ascii="Times New Roman" w:hAnsi="Times New Roman" w:cs="Times New Roman"/>
        </w:rPr>
        <w:t>System always compels user authentication before using itself except when a new account is successfully created.</w:t>
      </w:r>
    </w:p>
    <w:p w14:paraId="331DF9DD" w14:textId="77777777" w:rsidR="00B82113" w:rsidRPr="00A53549" w:rsidRDefault="00B82113" w:rsidP="00B82113">
      <w:pPr>
        <w:pStyle w:val="ListParagraph"/>
        <w:rPr>
          <w:rFonts w:ascii="Times New Roman" w:hAnsi="Times New Roman" w:cs="Times New Roman"/>
        </w:rPr>
      </w:pPr>
    </w:p>
    <w:p w14:paraId="20076FC0"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user authentication demands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Password.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checked in three ways.</w:t>
      </w:r>
    </w:p>
    <w:p w14:paraId="5856D1C5" w14:textId="77777777" w:rsidR="00B82113" w:rsidRPr="00A53549" w:rsidRDefault="00B82113" w:rsidP="00B82113">
      <w:pPr>
        <w:pStyle w:val="ListParagraph"/>
        <w:rPr>
          <w:rFonts w:ascii="Times New Roman" w:hAnsi="Times New Roman" w:cs="Times New Roman"/>
        </w:rPr>
      </w:pPr>
    </w:p>
    <w:p w14:paraId="15BA552D"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existed and correct. </w:t>
      </w:r>
    </w:p>
    <w:p w14:paraId="28625453" w14:textId="77777777"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are not equal to what the user has registered, the user authentication cannot be provided.</w:t>
      </w:r>
    </w:p>
    <w:p w14:paraId="5F49B7BC" w14:textId="77777777" w:rsidR="00B82113" w:rsidRPr="00A53549" w:rsidRDefault="00B82113" w:rsidP="00B82113">
      <w:pPr>
        <w:pStyle w:val="ListParagraph"/>
        <w:ind w:left="1440"/>
        <w:rPr>
          <w:rFonts w:ascii="Times New Roman" w:hAnsi="Times New Roman" w:cs="Times New Roman"/>
        </w:rPr>
      </w:pPr>
    </w:p>
    <w:p w14:paraId="2A1AA15B" w14:textId="589B7D5B"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Second, the User Type linked to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w:t>
      </w:r>
      <w:proofErr w:type="gramStart"/>
      <w:r w:rsidR="00604689" w:rsidRPr="00A53549">
        <w:rPr>
          <w:rFonts w:ascii="Times New Roman" w:hAnsi="Times New Roman" w:cs="Times New Roman"/>
        </w:rPr>
        <w:t>matching(</w:t>
      </w:r>
      <w:proofErr w:type="gramEnd"/>
      <w:r w:rsidR="00604689" w:rsidRPr="00A53549">
        <w:rPr>
          <w:rFonts w:ascii="Times New Roman" w:hAnsi="Times New Roman" w:cs="Times New Roman"/>
        </w:rPr>
        <w:t xml:space="preserve">i.e. </w:t>
      </w:r>
      <w:proofErr w:type="spellStart"/>
      <w:r w:rsidR="00604689" w:rsidRPr="00A53549">
        <w:rPr>
          <w:rFonts w:ascii="Times New Roman" w:hAnsi="Times New Roman" w:cs="Times New Roman"/>
        </w:rPr>
        <w:t>Player,Turf</w:t>
      </w:r>
      <w:proofErr w:type="spellEnd"/>
      <w:r w:rsidR="00604689" w:rsidRPr="00A53549">
        <w:rPr>
          <w:rFonts w:ascii="Times New Roman" w:hAnsi="Times New Roman" w:cs="Times New Roman"/>
        </w:rPr>
        <w:t xml:space="preserve"> </w:t>
      </w:r>
      <w:proofErr w:type="spellStart"/>
      <w:r w:rsidR="00604689" w:rsidRPr="00A53549">
        <w:rPr>
          <w:rFonts w:ascii="Times New Roman" w:hAnsi="Times New Roman" w:cs="Times New Roman"/>
        </w:rPr>
        <w:t>owner,Administrator</w:t>
      </w:r>
      <w:proofErr w:type="spellEnd"/>
      <w:r w:rsidR="00604689" w:rsidRPr="00A53549">
        <w:rPr>
          <w:rFonts w:ascii="Times New Roman" w:hAnsi="Times New Roman" w:cs="Times New Roman"/>
        </w:rPr>
        <w:t>)</w:t>
      </w:r>
      <w:r w:rsidRPr="00A53549">
        <w:rPr>
          <w:rFonts w:ascii="Times New Roman" w:hAnsi="Times New Roman" w:cs="Times New Roman"/>
        </w:rPr>
        <w:t xml:space="preserve">. </w:t>
      </w:r>
    </w:p>
    <w:p w14:paraId="5AACF5C6" w14:textId="019082C2"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lastRenderedPageBreak/>
        <w:t>When the User Type is "</w:t>
      </w:r>
      <w:r w:rsidR="00103416" w:rsidRPr="00A53549">
        <w:rPr>
          <w:rFonts w:ascii="Times New Roman" w:hAnsi="Times New Roman" w:cs="Times New Roman"/>
        </w:rPr>
        <w:t>Player</w:t>
      </w:r>
      <w:r w:rsidRPr="00A53549">
        <w:rPr>
          <w:rFonts w:ascii="Times New Roman" w:hAnsi="Times New Roman" w:cs="Times New Roman"/>
        </w:rPr>
        <w:t>",</w:t>
      </w:r>
      <w:r w:rsidR="00A52673" w:rsidRPr="00A53549">
        <w:rPr>
          <w:rFonts w:ascii="Times New Roman" w:hAnsi="Times New Roman" w:cs="Times New Roman"/>
        </w:rPr>
        <w:t xml:space="preserve"> </w:t>
      </w:r>
      <w:r w:rsidR="00F7204D" w:rsidRPr="00A53549">
        <w:rPr>
          <w:rFonts w:ascii="Times New Roman" w:hAnsi="Times New Roman" w:cs="Times New Roman"/>
        </w:rPr>
        <w:t>then</w:t>
      </w:r>
      <w:r w:rsidRPr="00A53549">
        <w:rPr>
          <w:rFonts w:ascii="Times New Roman" w:hAnsi="Times New Roman" w:cs="Times New Roman"/>
        </w:rPr>
        <w:t xml:space="preserve"> user can be placed on “</w:t>
      </w:r>
      <w:r w:rsidR="00D14D60" w:rsidRPr="00A53549">
        <w:rPr>
          <w:rFonts w:ascii="Times New Roman" w:hAnsi="Times New Roman" w:cs="Times New Roman"/>
        </w:rPr>
        <w:t>P</w:t>
      </w:r>
      <w:r w:rsidR="00103416" w:rsidRPr="00A53549">
        <w:rPr>
          <w:rFonts w:ascii="Times New Roman" w:hAnsi="Times New Roman" w:cs="Times New Roman"/>
        </w:rPr>
        <w:t>layer</w:t>
      </w:r>
      <w:r w:rsidRPr="00A53549">
        <w:rPr>
          <w:rFonts w:ascii="Times New Roman" w:hAnsi="Times New Roman" w:cs="Times New Roman"/>
        </w:rPr>
        <w:t xml:space="preserve"> Home</w:t>
      </w:r>
      <w:r w:rsidR="00D14C66" w:rsidRPr="00A53549">
        <w:rPr>
          <w:rFonts w:ascii="Times New Roman" w:hAnsi="Times New Roman" w:cs="Times New Roman"/>
        </w:rPr>
        <w:t xml:space="preserve"> Page</w:t>
      </w:r>
      <w:r w:rsidRPr="00A53549">
        <w:rPr>
          <w:rFonts w:ascii="Times New Roman" w:hAnsi="Times New Roman" w:cs="Times New Roman"/>
        </w:rPr>
        <w:t>”.</w:t>
      </w:r>
    </w:p>
    <w:p w14:paraId="01B72DB6" w14:textId="3796BA43" w:rsidR="00B9538A" w:rsidRPr="00A53549" w:rsidRDefault="00B9538A">
      <w:pPr>
        <w:pStyle w:val="ListParagraph"/>
        <w:numPr>
          <w:ilvl w:val="0"/>
          <w:numId w:val="10"/>
        </w:numPr>
        <w:rPr>
          <w:rFonts w:ascii="Times New Roman" w:hAnsi="Times New Roman" w:cs="Times New Roman"/>
        </w:rPr>
      </w:pPr>
      <w:r w:rsidRPr="00A53549">
        <w:rPr>
          <w:rFonts w:ascii="Times New Roman" w:hAnsi="Times New Roman" w:cs="Times New Roman"/>
        </w:rPr>
        <w:t>When the User Type is "Turf Owner", then user can be placed on “</w:t>
      </w:r>
      <w:r w:rsidR="004205DF" w:rsidRPr="00A53549">
        <w:rPr>
          <w:rFonts w:ascii="Times New Roman" w:hAnsi="Times New Roman" w:cs="Times New Roman"/>
        </w:rPr>
        <w:t xml:space="preserve">Turf Owner </w:t>
      </w:r>
      <w:r w:rsidRPr="00A53549">
        <w:rPr>
          <w:rFonts w:ascii="Times New Roman" w:hAnsi="Times New Roman" w:cs="Times New Roman"/>
        </w:rPr>
        <w:t>Home”.</w:t>
      </w:r>
    </w:p>
    <w:p w14:paraId="5CEDE4CF" w14:textId="50631540" w:rsidR="00B9538A" w:rsidRPr="00A53549" w:rsidRDefault="00F40E99">
      <w:pPr>
        <w:pStyle w:val="ListParagraph"/>
        <w:numPr>
          <w:ilvl w:val="0"/>
          <w:numId w:val="10"/>
        </w:numPr>
        <w:rPr>
          <w:rFonts w:ascii="Times New Roman" w:hAnsi="Times New Roman" w:cs="Times New Roman"/>
        </w:rPr>
      </w:pPr>
      <w:r w:rsidRPr="00A53549">
        <w:rPr>
          <w:rFonts w:ascii="Times New Roman" w:hAnsi="Times New Roman" w:cs="Times New Roman"/>
        </w:rPr>
        <w:t>When the User Type is "Administrator", then user can be placed on “Administrator Home”.</w:t>
      </w:r>
    </w:p>
    <w:p w14:paraId="385DA557" w14:textId="77777777" w:rsidR="00B82113" w:rsidRPr="00A53549" w:rsidRDefault="00B82113" w:rsidP="00B82113">
      <w:pPr>
        <w:pStyle w:val="ListParagraph"/>
        <w:ind w:left="1800"/>
        <w:rPr>
          <w:rFonts w:ascii="Times New Roman" w:hAnsi="Times New Roman" w:cs="Times New Roman"/>
        </w:rPr>
      </w:pPr>
    </w:p>
    <w:p w14:paraId="7B9CD078"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Finally,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available. </w:t>
      </w:r>
    </w:p>
    <w:p w14:paraId="49F691F1" w14:textId="31E02944"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Administrator can decide whether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available or suspended. </w:t>
      </w:r>
    </w:p>
    <w:p w14:paraId="13499841" w14:textId="5E760535" w:rsidR="00B82113" w:rsidRPr="00A53549" w:rsidRDefault="00B82113">
      <w:pPr>
        <w:pStyle w:val="ListParagraph"/>
        <w:numPr>
          <w:ilvl w:val="0"/>
          <w:numId w:val="10"/>
        </w:numPr>
        <w:rPr>
          <w:rFonts w:ascii="Times New Roman" w:hAnsi="Times New Roman" w:cs="Times New Roman"/>
        </w:rPr>
      </w:pPr>
      <w:r w:rsidRPr="00A53549">
        <w:rPr>
          <w:rFonts w:ascii="Times New Roman" w:hAnsi="Times New Roman" w:cs="Times New Roman"/>
        </w:rPr>
        <w:t>I</w:t>
      </w:r>
      <w:r w:rsidR="00F7204D" w:rsidRPr="00A53549">
        <w:rPr>
          <w:rFonts w:ascii="Times New Roman" w:hAnsi="Times New Roman" w:cs="Times New Roman"/>
        </w:rPr>
        <w:t xml:space="preserve">f </w:t>
      </w:r>
      <w:r w:rsidR="00907F3B" w:rsidRPr="00A53549">
        <w:rPr>
          <w:rFonts w:ascii="Times New Roman" w:hAnsi="Times New Roman" w:cs="Times New Roman"/>
        </w:rPr>
        <w:t>user</w:t>
      </w:r>
      <w:r w:rsidRPr="00A53549">
        <w:rPr>
          <w:rFonts w:ascii="Times New Roman" w:hAnsi="Times New Roman" w:cs="Times New Roman"/>
        </w:rPr>
        <w:t xml:space="preserve"> is rejected, user authentication is not provided for system user. </w:t>
      </w:r>
    </w:p>
    <w:p w14:paraId="0962B6F4" w14:textId="77777777" w:rsidR="00B82113" w:rsidRPr="00A53549" w:rsidRDefault="00B82113" w:rsidP="00B82113">
      <w:pPr>
        <w:pStyle w:val="ListParagraph"/>
        <w:rPr>
          <w:rFonts w:ascii="Times New Roman" w:hAnsi="Times New Roman" w:cs="Times New Roman"/>
          <w:shd w:val="pct15" w:color="auto" w:fill="FFFFFF"/>
        </w:rPr>
      </w:pPr>
    </w:p>
    <w:p w14:paraId="2B11711B" w14:textId="38D36120" w:rsidR="00B82113" w:rsidRPr="00A53549" w:rsidRDefault="00A5267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w:t>
      </w:r>
      <w:r w:rsidR="000350C1" w:rsidRPr="00A53549">
        <w:rPr>
          <w:rFonts w:ascii="Times New Roman" w:hAnsi="Times New Roman" w:cs="Times New Roman"/>
        </w:rPr>
        <w:t>user</w:t>
      </w:r>
      <w:r w:rsidR="00B82113" w:rsidRPr="00A53549">
        <w:rPr>
          <w:rFonts w:ascii="Times New Roman" w:hAnsi="Times New Roman" w:cs="Times New Roman"/>
        </w:rPr>
        <w:t xml:space="preserve"> account should alive for so long as the duration decided by Admin.</w:t>
      </w:r>
    </w:p>
    <w:p w14:paraId="572CD0B4" w14:textId="77777777" w:rsidR="00B82113" w:rsidRPr="00A53549" w:rsidRDefault="00B82113" w:rsidP="00B82113">
      <w:pPr>
        <w:pStyle w:val="ListParagraph"/>
        <w:ind w:left="1440"/>
        <w:rPr>
          <w:rFonts w:ascii="Times New Roman" w:hAnsi="Times New Roman" w:cs="Times New Roman"/>
        </w:rPr>
      </w:pPr>
    </w:p>
    <w:p w14:paraId="6D4F768F" w14:textId="081D58A4"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three checks are successfully completed, </w:t>
      </w:r>
      <w:r w:rsidR="00D14D60" w:rsidRPr="00A53549">
        <w:rPr>
          <w:rFonts w:ascii="Times New Roman" w:hAnsi="Times New Roman" w:cs="Times New Roman"/>
        </w:rPr>
        <w:t>use</w:t>
      </w:r>
      <w:r w:rsidR="00A52673" w:rsidRPr="00A53549">
        <w:rPr>
          <w:rFonts w:ascii="Times New Roman" w:hAnsi="Times New Roman" w:cs="Times New Roman"/>
        </w:rPr>
        <w:t>r</w:t>
      </w:r>
      <w:r w:rsidRPr="00A53549">
        <w:rPr>
          <w:rFonts w:ascii="Times New Roman" w:hAnsi="Times New Roman" w:cs="Times New Roman"/>
        </w:rPr>
        <w:t xml:space="preserve"> can be placed on respected page. </w:t>
      </w:r>
    </w:p>
    <w:p w14:paraId="1C843EBE" w14:textId="77777777" w:rsidR="00B82113" w:rsidRPr="00A53549" w:rsidRDefault="00B82113" w:rsidP="00B82113">
      <w:pPr>
        <w:pStyle w:val="ListParagraph"/>
        <w:rPr>
          <w:rFonts w:ascii="Times New Roman" w:hAnsi="Times New Roman" w:cs="Times New Roman"/>
        </w:rPr>
      </w:pPr>
    </w:p>
    <w:p w14:paraId="1867BCFE" w14:textId="01C490E0"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w:t>
      </w:r>
      <w:r w:rsidR="00F93B52" w:rsidRPr="00A53549">
        <w:rPr>
          <w:rFonts w:ascii="Times New Roman" w:hAnsi="Times New Roman" w:cs="Times New Roman"/>
        </w:rPr>
        <w:t>User</w:t>
      </w:r>
      <w:r w:rsidRPr="00A53549">
        <w:rPr>
          <w:rFonts w:ascii="Times New Roman" w:hAnsi="Times New Roman" w:cs="Times New Roman"/>
        </w:rPr>
        <w:t xml:space="preserve"> Home” provides some items described as below.</w:t>
      </w:r>
    </w:p>
    <w:p w14:paraId="5ECA1811" w14:textId="77777777" w:rsidR="00B82113" w:rsidRPr="00A53549" w:rsidRDefault="00B82113" w:rsidP="00B82113">
      <w:pPr>
        <w:pStyle w:val="ListParagraph"/>
        <w:rPr>
          <w:rFonts w:ascii="Times New Roman" w:hAnsi="Times New Roman" w:cs="Times New Roman"/>
        </w:rPr>
      </w:pPr>
    </w:p>
    <w:p w14:paraId="0A0A1C12" w14:textId="77777777" w:rsidR="00B82113" w:rsidRPr="00A53549" w:rsidRDefault="00B82113">
      <w:pPr>
        <w:pStyle w:val="ListParagraph"/>
        <w:numPr>
          <w:ilvl w:val="0"/>
          <w:numId w:val="12"/>
        </w:numPr>
        <w:rPr>
          <w:rFonts w:ascii="Times New Roman" w:hAnsi="Times New Roman" w:cs="Times New Roman"/>
        </w:rPr>
      </w:pPr>
      <w:r w:rsidRPr="00A53549">
        <w:rPr>
          <w:rFonts w:ascii="Times New Roman" w:hAnsi="Times New Roman" w:cs="Times New Roman"/>
        </w:rPr>
        <w:t>A trigger to logout</w:t>
      </w:r>
    </w:p>
    <w:p w14:paraId="75C450DB" w14:textId="77777777" w:rsidR="00B82113" w:rsidRPr="00A53549" w:rsidRDefault="00B82113">
      <w:pPr>
        <w:pStyle w:val="ListParagraph"/>
        <w:numPr>
          <w:ilvl w:val="0"/>
          <w:numId w:val="12"/>
        </w:numPr>
        <w:rPr>
          <w:rFonts w:ascii="Times New Roman" w:hAnsi="Times New Roman" w:cs="Times New Roman"/>
        </w:rPr>
      </w:pPr>
      <w:r w:rsidRPr="00A53549">
        <w:rPr>
          <w:rFonts w:ascii="Times New Roman" w:hAnsi="Times New Roman" w:cs="Times New Roman"/>
        </w:rPr>
        <w:t>A trigger to Change Password</w:t>
      </w:r>
    </w:p>
    <w:p w14:paraId="075ECC69" w14:textId="7912FE73" w:rsidR="00B82113" w:rsidRPr="00A53549" w:rsidRDefault="00B82113">
      <w:pPr>
        <w:pStyle w:val="ListParagraph"/>
        <w:numPr>
          <w:ilvl w:val="0"/>
          <w:numId w:val="12"/>
        </w:numPr>
        <w:rPr>
          <w:rFonts w:ascii="Times New Roman" w:hAnsi="Times New Roman" w:cs="Times New Roman"/>
        </w:rPr>
      </w:pPr>
      <w:r w:rsidRPr="00A53549">
        <w:rPr>
          <w:rFonts w:ascii="Times New Roman" w:hAnsi="Times New Roman" w:cs="Times New Roman"/>
        </w:rPr>
        <w:t xml:space="preserve">A trigger to Search </w:t>
      </w:r>
      <w:r w:rsidR="00BC69F4" w:rsidRPr="00A53549">
        <w:rPr>
          <w:rFonts w:ascii="Times New Roman" w:hAnsi="Times New Roman" w:cs="Times New Roman"/>
        </w:rPr>
        <w:t>Turf</w:t>
      </w:r>
    </w:p>
    <w:p w14:paraId="661D655B" w14:textId="56B40580" w:rsidR="00BC69F4" w:rsidRPr="00A53549" w:rsidRDefault="00BC69F4">
      <w:pPr>
        <w:pStyle w:val="ListParagraph"/>
        <w:numPr>
          <w:ilvl w:val="0"/>
          <w:numId w:val="12"/>
        </w:numPr>
        <w:rPr>
          <w:rFonts w:ascii="Times New Roman" w:hAnsi="Times New Roman" w:cs="Times New Roman"/>
        </w:rPr>
      </w:pPr>
      <w:r w:rsidRPr="00A53549">
        <w:rPr>
          <w:rFonts w:ascii="Times New Roman" w:hAnsi="Times New Roman" w:cs="Times New Roman"/>
        </w:rPr>
        <w:t>A trigger to Book Turf</w:t>
      </w:r>
    </w:p>
    <w:p w14:paraId="46F15CEF" w14:textId="210ADA41" w:rsidR="00B82113" w:rsidRPr="00A53549" w:rsidRDefault="00B82113">
      <w:pPr>
        <w:pStyle w:val="ListParagraph"/>
        <w:numPr>
          <w:ilvl w:val="0"/>
          <w:numId w:val="12"/>
        </w:numPr>
        <w:rPr>
          <w:rFonts w:ascii="Times New Roman" w:hAnsi="Times New Roman" w:cs="Times New Roman"/>
        </w:rPr>
      </w:pPr>
      <w:r w:rsidRPr="00A53549">
        <w:rPr>
          <w:rFonts w:ascii="Times New Roman" w:hAnsi="Times New Roman" w:cs="Times New Roman"/>
        </w:rPr>
        <w:t xml:space="preserve">A trigger to Delete </w:t>
      </w:r>
      <w:r w:rsidR="00BC69F4" w:rsidRPr="00A53549">
        <w:rPr>
          <w:rFonts w:ascii="Times New Roman" w:hAnsi="Times New Roman" w:cs="Times New Roman"/>
        </w:rPr>
        <w:t>Booking</w:t>
      </w:r>
    </w:p>
    <w:p w14:paraId="4428A820" w14:textId="3C4EF795" w:rsidR="00B82113" w:rsidRPr="00A53549" w:rsidRDefault="00BC69F4">
      <w:pPr>
        <w:pStyle w:val="ListParagraph"/>
        <w:numPr>
          <w:ilvl w:val="0"/>
          <w:numId w:val="12"/>
        </w:numPr>
        <w:rPr>
          <w:rFonts w:ascii="Times New Roman" w:hAnsi="Times New Roman" w:cs="Times New Roman"/>
        </w:rPr>
      </w:pPr>
      <w:r w:rsidRPr="00A53549">
        <w:rPr>
          <w:rFonts w:ascii="Times New Roman" w:hAnsi="Times New Roman" w:cs="Times New Roman"/>
        </w:rPr>
        <w:t>A trigger to Make Payment</w:t>
      </w:r>
    </w:p>
    <w:p w14:paraId="66C6AE23" w14:textId="77777777" w:rsidR="00B82113" w:rsidRPr="00A53549" w:rsidRDefault="00B82113" w:rsidP="009D2F8C">
      <w:pPr>
        <w:pStyle w:val="Heading3"/>
        <w:ind w:left="0"/>
        <w:rPr>
          <w:lang w:eastAsia="ja-JP"/>
        </w:rPr>
      </w:pPr>
      <w:r w:rsidRPr="00A53549">
        <w:t>Forgot Password Process</w:t>
      </w:r>
    </w:p>
    <w:p w14:paraId="6F135EBC" w14:textId="77777777" w:rsidR="00B82113" w:rsidRPr="00A53549" w:rsidRDefault="00B82113" w:rsidP="00B82113">
      <w:pPr>
        <w:rPr>
          <w:lang w:eastAsia="ja-JP"/>
        </w:rPr>
      </w:pPr>
    </w:p>
    <w:p w14:paraId="55265353" w14:textId="31FF8E8F"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system user lost their Password, the recovery method should be provided by </w:t>
      </w:r>
      <w:proofErr w:type="spellStart"/>
      <w:r w:rsidR="00BC69F4"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3A5768E6" w14:textId="77777777" w:rsidR="00B82113" w:rsidRPr="00A53549" w:rsidRDefault="00B82113" w:rsidP="00B82113">
      <w:pPr>
        <w:pStyle w:val="ListParagraph"/>
        <w:rPr>
          <w:rFonts w:ascii="Times New Roman" w:hAnsi="Times New Roman" w:cs="Times New Roman"/>
        </w:rPr>
      </w:pPr>
      <w:r w:rsidRPr="00A53549">
        <w:rPr>
          <w:rFonts w:ascii="Times New Roman" w:hAnsi="Times New Roman" w:cs="Times New Roman"/>
        </w:rPr>
        <w:t>The recovery method is described as below.</w:t>
      </w:r>
    </w:p>
    <w:p w14:paraId="46601FEA" w14:textId="77777777" w:rsidR="00B82113" w:rsidRPr="00A53549" w:rsidRDefault="00B82113" w:rsidP="00B82113">
      <w:pPr>
        <w:pStyle w:val="ListParagraph"/>
        <w:rPr>
          <w:rFonts w:ascii="Times New Roman" w:hAnsi="Times New Roman" w:cs="Times New Roman"/>
        </w:rPr>
      </w:pPr>
    </w:p>
    <w:p w14:paraId="6437E6C6" w14:textId="717D2F14" w:rsidR="00EE3C52" w:rsidRPr="00A53549" w:rsidRDefault="00B82113" w:rsidP="00EE3C52">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system user enters their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for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0FA44A71" w14:textId="65569000" w:rsidR="00B82113" w:rsidRPr="00A53549" w:rsidRDefault="00EE3C52" w:rsidP="00427A31">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user is provided with </w:t>
      </w:r>
      <w:proofErr w:type="gramStart"/>
      <w:r w:rsidR="00427A31" w:rsidRPr="00A53549">
        <w:rPr>
          <w:rFonts w:ascii="Times New Roman" w:hAnsi="Times New Roman" w:cs="Times New Roman"/>
        </w:rPr>
        <w:t>OTP(</w:t>
      </w:r>
      <w:proofErr w:type="gramEnd"/>
      <w:r w:rsidR="00427A31" w:rsidRPr="00A53549">
        <w:rPr>
          <w:rFonts w:ascii="Times New Roman" w:hAnsi="Times New Roman" w:cs="Times New Roman"/>
        </w:rPr>
        <w:t xml:space="preserve">one time password), </w:t>
      </w:r>
      <w:r w:rsidR="00B82113" w:rsidRPr="00A53549">
        <w:rPr>
          <w:rFonts w:ascii="Times New Roman" w:hAnsi="Times New Roman" w:cs="Times New Roman"/>
        </w:rPr>
        <w:t xml:space="preserve">Only when the </w:t>
      </w:r>
      <w:r w:rsidR="00427A31" w:rsidRPr="00A53549">
        <w:rPr>
          <w:rFonts w:ascii="Times New Roman" w:hAnsi="Times New Roman" w:cs="Times New Roman"/>
        </w:rPr>
        <w:t>OTP</w:t>
      </w:r>
      <w:r w:rsidR="00B82113" w:rsidRPr="00A53549">
        <w:rPr>
          <w:rFonts w:ascii="Times New Roman" w:hAnsi="Times New Roman" w:cs="Times New Roman"/>
        </w:rPr>
        <w:t xml:space="preserve"> is correct, </w:t>
      </w:r>
      <w:r w:rsidR="00427A31" w:rsidRPr="00A53549">
        <w:rPr>
          <w:rFonts w:ascii="Times New Roman" w:hAnsi="Times New Roman" w:cs="Times New Roman"/>
        </w:rPr>
        <w:t>user</w:t>
      </w:r>
      <w:r w:rsidR="00B82113" w:rsidRPr="00A53549">
        <w:rPr>
          <w:rFonts w:ascii="Times New Roman" w:hAnsi="Times New Roman" w:cs="Times New Roman"/>
        </w:rPr>
        <w:t xml:space="preserve"> get the new password </w:t>
      </w:r>
      <w:r w:rsidR="00B70DC3" w:rsidRPr="00A53549">
        <w:rPr>
          <w:rFonts w:ascii="Times New Roman" w:hAnsi="Times New Roman" w:cs="Times New Roman"/>
        </w:rPr>
        <w:t>page.</w:t>
      </w:r>
    </w:p>
    <w:p w14:paraId="2CC88235" w14:textId="0EA5468D"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The</w:t>
      </w:r>
      <w:r w:rsidR="00427A31" w:rsidRPr="00A53549">
        <w:rPr>
          <w:rFonts w:ascii="Times New Roman" w:hAnsi="Times New Roman" w:cs="Times New Roman"/>
        </w:rPr>
        <w:t>n the</w:t>
      </w:r>
      <w:r w:rsidRPr="00A53549">
        <w:rPr>
          <w:rFonts w:ascii="Times New Roman" w:hAnsi="Times New Roman" w:cs="Times New Roman"/>
        </w:rPr>
        <w:t xml:space="preserve"> new password is</w:t>
      </w:r>
      <w:r w:rsidR="00427A31" w:rsidRPr="00A53549">
        <w:rPr>
          <w:rFonts w:ascii="Times New Roman" w:hAnsi="Times New Roman" w:cs="Times New Roman"/>
        </w:rPr>
        <w:t xml:space="preserve"> set by user</w:t>
      </w:r>
      <w:r w:rsidR="00B70DC3" w:rsidRPr="00A53549">
        <w:rPr>
          <w:rFonts w:ascii="Times New Roman" w:hAnsi="Times New Roman" w:cs="Times New Roman"/>
        </w:rPr>
        <w:t xml:space="preserve"> manually</w:t>
      </w:r>
      <w:r w:rsidRPr="00A53549">
        <w:rPr>
          <w:rFonts w:ascii="Times New Roman" w:hAnsi="Times New Roman" w:cs="Times New Roman"/>
        </w:rPr>
        <w:t xml:space="preserve">. </w:t>
      </w:r>
    </w:p>
    <w:p w14:paraId="2337E4BA" w14:textId="14A73254" w:rsidR="00B82113" w:rsidRPr="00A53549" w:rsidRDefault="00427A31">
      <w:pPr>
        <w:pStyle w:val="ListParagraph"/>
        <w:numPr>
          <w:ilvl w:val="0"/>
          <w:numId w:val="10"/>
        </w:numPr>
        <w:rPr>
          <w:rFonts w:ascii="Times New Roman" w:hAnsi="Times New Roman" w:cs="Times New Roman"/>
        </w:rPr>
      </w:pPr>
      <w:r w:rsidRPr="00A53549">
        <w:rPr>
          <w:rFonts w:ascii="Times New Roman" w:hAnsi="Times New Roman" w:cs="Times New Roman"/>
        </w:rPr>
        <w:t>T</w:t>
      </w:r>
      <w:r w:rsidR="00B82113" w:rsidRPr="00A53549">
        <w:rPr>
          <w:rFonts w:ascii="Times New Roman" w:hAnsi="Times New Roman" w:cs="Times New Roman"/>
        </w:rPr>
        <w:t>he new password should consist of more than or equal 8 and less than or equal 16 characteristics including at least a numeric figure, a capital alphabet, a small alphabet, and a special character.</w:t>
      </w:r>
    </w:p>
    <w:p w14:paraId="324E7343" w14:textId="77777777" w:rsidR="00B82113" w:rsidRPr="00A53549" w:rsidRDefault="00B82113" w:rsidP="00B82113">
      <w:pPr>
        <w:pStyle w:val="ListParagraph"/>
        <w:ind w:left="1440"/>
        <w:rPr>
          <w:rFonts w:ascii="Times New Roman" w:hAnsi="Times New Roman" w:cs="Times New Roman"/>
        </w:rPr>
      </w:pPr>
    </w:p>
    <w:p w14:paraId="2AB1AFE3" w14:textId="10FBD7A5" w:rsidR="00B82113" w:rsidRPr="00A53549" w:rsidRDefault="00B82113" w:rsidP="00B70DC3">
      <w:pPr>
        <w:pStyle w:val="ListParagraph"/>
        <w:numPr>
          <w:ilvl w:val="0"/>
          <w:numId w:val="2"/>
        </w:numPr>
        <w:rPr>
          <w:rFonts w:ascii="Times New Roman" w:hAnsi="Times New Roman" w:cs="Times New Roman"/>
        </w:rPr>
      </w:pPr>
      <w:r w:rsidRPr="00A53549">
        <w:rPr>
          <w:rFonts w:ascii="Times New Roman" w:hAnsi="Times New Roman" w:cs="Times New Roman"/>
        </w:rPr>
        <w:t xml:space="preserve">As a consequence, The </w:t>
      </w:r>
      <w:r w:rsidR="00427A31" w:rsidRPr="00A53549">
        <w:rPr>
          <w:rFonts w:ascii="Times New Roman" w:hAnsi="Times New Roman" w:cs="Times New Roman"/>
        </w:rPr>
        <w:t>use</w:t>
      </w:r>
      <w:r w:rsidR="007550C6" w:rsidRPr="00A53549">
        <w:rPr>
          <w:rFonts w:ascii="Times New Roman" w:hAnsi="Times New Roman" w:cs="Times New Roman"/>
        </w:rPr>
        <w:t>r</w:t>
      </w:r>
      <w:r w:rsidRPr="00A53549">
        <w:rPr>
          <w:rFonts w:ascii="Times New Roman" w:hAnsi="Times New Roman" w:cs="Times New Roman"/>
        </w:rPr>
        <w:t xml:space="preserve"> could get </w:t>
      </w:r>
      <w:r w:rsidR="001053D5" w:rsidRPr="00A53549">
        <w:rPr>
          <w:rFonts w:ascii="Times New Roman" w:hAnsi="Times New Roman" w:cs="Times New Roman"/>
        </w:rPr>
        <w:t>the</w:t>
      </w:r>
      <w:r w:rsidRPr="00A53549">
        <w:rPr>
          <w:rFonts w:ascii="Times New Roman" w:hAnsi="Times New Roman" w:cs="Times New Roman"/>
        </w:rPr>
        <w:t xml:space="preserve"> authentication using the new password.</w:t>
      </w:r>
    </w:p>
    <w:p w14:paraId="32E2C4DD" w14:textId="0A7C15D4" w:rsidR="00B82113" w:rsidRPr="00A53549" w:rsidRDefault="00B82113" w:rsidP="0063267C">
      <w:pPr>
        <w:pStyle w:val="ListParagraph"/>
        <w:numPr>
          <w:ilvl w:val="0"/>
          <w:numId w:val="2"/>
        </w:numPr>
        <w:rPr>
          <w:rFonts w:ascii="Times New Roman" w:hAnsi="Times New Roman" w:cs="Times New Roman"/>
        </w:rPr>
      </w:pPr>
      <w:r w:rsidRPr="00A53549">
        <w:rPr>
          <w:rFonts w:ascii="Times New Roman" w:hAnsi="Times New Roman" w:cs="Times New Roman"/>
        </w:rPr>
        <w:t xml:space="preserve">If the </w:t>
      </w:r>
      <w:r w:rsidR="00727E08" w:rsidRPr="00A53549">
        <w:rPr>
          <w:rFonts w:ascii="Times New Roman" w:hAnsi="Times New Roman" w:cs="Times New Roman"/>
        </w:rPr>
        <w:t xml:space="preserve">OTP </w:t>
      </w:r>
      <w:r w:rsidRPr="00A53549">
        <w:rPr>
          <w:rFonts w:ascii="Times New Roman" w:hAnsi="Times New Roman" w:cs="Times New Roman"/>
        </w:rPr>
        <w:t>is not correct,</w:t>
      </w:r>
      <w:r w:rsidR="00727E08" w:rsidRPr="00A53549">
        <w:rPr>
          <w:rFonts w:ascii="Times New Roman" w:hAnsi="Times New Roman" w:cs="Times New Roman"/>
        </w:rPr>
        <w:t xml:space="preserve"> </w:t>
      </w:r>
      <w:r w:rsidRPr="00A53549">
        <w:rPr>
          <w:rFonts w:ascii="Times New Roman" w:hAnsi="Times New Roman" w:cs="Times New Roman"/>
        </w:rPr>
        <w:t xml:space="preserve">the </w:t>
      </w:r>
      <w:r w:rsidR="00E2160C" w:rsidRPr="00A53549">
        <w:rPr>
          <w:rFonts w:ascii="Times New Roman" w:hAnsi="Times New Roman" w:cs="Times New Roman"/>
        </w:rPr>
        <w:t>OTP</w:t>
      </w:r>
      <w:r w:rsidRPr="00A53549">
        <w:rPr>
          <w:rFonts w:ascii="Times New Roman" w:hAnsi="Times New Roman" w:cs="Times New Roman"/>
        </w:rPr>
        <w:t xml:space="preserve"> is demanded for user again.</w:t>
      </w:r>
    </w:p>
    <w:p w14:paraId="39931783" w14:textId="77777777" w:rsidR="0063267C" w:rsidRPr="00A53549" w:rsidRDefault="0063267C" w:rsidP="0063267C">
      <w:pPr>
        <w:pStyle w:val="ListParagraph"/>
        <w:rPr>
          <w:rFonts w:ascii="Times New Roman" w:hAnsi="Times New Roman" w:cs="Times New Roman"/>
        </w:rPr>
      </w:pPr>
    </w:p>
    <w:p w14:paraId="40A731AB" w14:textId="77777777" w:rsidR="00B82113" w:rsidRPr="00A53549" w:rsidRDefault="00B82113" w:rsidP="009D2F8C">
      <w:pPr>
        <w:pStyle w:val="Heading3"/>
        <w:ind w:left="0"/>
        <w:rPr>
          <w:lang w:eastAsia="ja-JP"/>
        </w:rPr>
      </w:pPr>
      <w:r w:rsidRPr="00A53549">
        <w:t>Change Password Process</w:t>
      </w:r>
    </w:p>
    <w:p w14:paraId="69294FB9" w14:textId="77777777" w:rsidR="00B82113" w:rsidRPr="00A53549" w:rsidRDefault="00B82113" w:rsidP="00B82113">
      <w:pPr>
        <w:rPr>
          <w:lang w:eastAsia="ja-JP"/>
        </w:rPr>
      </w:pPr>
    </w:p>
    <w:p w14:paraId="70E46DE8" w14:textId="2783FB62"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D73677" w:rsidRPr="00A53549">
        <w:rPr>
          <w:rFonts w:ascii="Times New Roman" w:hAnsi="Times New Roman" w:cs="Times New Roman"/>
        </w:rPr>
        <w:t>user</w:t>
      </w:r>
      <w:r w:rsidRPr="00A53549">
        <w:rPr>
          <w:rFonts w:ascii="Times New Roman" w:hAnsi="Times New Roman" w:cs="Times New Roman"/>
        </w:rPr>
        <w:t xml:space="preserve"> wants to change their Password, the measure should be provided by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0659473C" w14:textId="77777777" w:rsidR="00B82113" w:rsidRPr="00A53549" w:rsidRDefault="00B82113" w:rsidP="00B82113">
      <w:pPr>
        <w:pStyle w:val="ListParagraph"/>
        <w:rPr>
          <w:rFonts w:ascii="Times New Roman" w:hAnsi="Times New Roman" w:cs="Times New Roman"/>
        </w:rPr>
      </w:pPr>
    </w:p>
    <w:p w14:paraId="2A0E7648" w14:textId="4125351E"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lastRenderedPageBreak/>
        <w:t xml:space="preserve">Therefore,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is </w:t>
      </w:r>
      <w:r w:rsidR="001053D5" w:rsidRPr="00A53549">
        <w:rPr>
          <w:rFonts w:ascii="Times New Roman" w:hAnsi="Times New Roman" w:cs="Times New Roman"/>
        </w:rPr>
        <w:t xml:space="preserve">available after getting the </w:t>
      </w:r>
      <w:r w:rsidR="00D73677" w:rsidRPr="00A53549">
        <w:rPr>
          <w:rFonts w:ascii="Times New Roman" w:hAnsi="Times New Roman" w:cs="Times New Roman"/>
        </w:rPr>
        <w:t>user</w:t>
      </w:r>
      <w:r w:rsidRPr="00A53549">
        <w:rPr>
          <w:rFonts w:ascii="Times New Roman" w:hAnsi="Times New Roman" w:cs="Times New Roman"/>
        </w:rPr>
        <w:t xml:space="preserve"> authentication.</w:t>
      </w:r>
    </w:p>
    <w:p w14:paraId="07DC6574" w14:textId="77777777" w:rsidR="00B82113" w:rsidRPr="00A53549" w:rsidRDefault="00B82113" w:rsidP="00B82113">
      <w:pPr>
        <w:pStyle w:val="ListParagraph"/>
        <w:rPr>
          <w:rFonts w:ascii="Times New Roman" w:hAnsi="Times New Roman" w:cs="Times New Roman"/>
        </w:rPr>
      </w:pPr>
    </w:p>
    <w:p w14:paraId="2D2CB695"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function demands the current password and the new password.</w:t>
      </w:r>
    </w:p>
    <w:p w14:paraId="276548BF" w14:textId="77777777" w:rsidR="00B82113" w:rsidRPr="00A53549" w:rsidRDefault="00B82113" w:rsidP="00B82113">
      <w:pPr>
        <w:pStyle w:val="ListParagraph"/>
        <w:rPr>
          <w:rFonts w:ascii="Times New Roman" w:hAnsi="Times New Roman" w:cs="Times New Roman"/>
        </w:rPr>
      </w:pPr>
    </w:p>
    <w:p w14:paraId="73A4A053"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0DA7814C"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current password and the new password are masked by using dummy characters. </w:t>
      </w:r>
    </w:p>
    <w:p w14:paraId="6E17FEDF"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The new password is demanded to enter twice to avoid a</w:t>
      </w:r>
      <w:r w:rsidRPr="00A53549">
        <w:rPr>
          <w:rFonts w:ascii="Times New Roman" w:hAnsi="Times New Roman" w:cs="Times New Roman"/>
          <w:shd w:val="clear" w:color="auto" w:fill="FFFFFF"/>
        </w:rPr>
        <w:t xml:space="preserve"> </w:t>
      </w:r>
      <w:r w:rsidRPr="00A53549">
        <w:rPr>
          <w:rFonts w:ascii="Times New Roman" w:hAnsi="Times New Roman" w:cs="Times New Roman"/>
        </w:rPr>
        <w:t>typing error</w:t>
      </w:r>
      <w:r w:rsidRPr="00A53549">
        <w:rPr>
          <w:rFonts w:ascii="Times New Roman" w:hAnsi="Times New Roman" w:cs="Times New Roman"/>
          <w:shd w:val="clear" w:color="auto" w:fill="FFFFFF"/>
        </w:rPr>
        <w:t>.</w:t>
      </w:r>
    </w:p>
    <w:p w14:paraId="2999AF0B" w14:textId="77777777" w:rsidR="00B82113" w:rsidRPr="00A53549" w:rsidRDefault="00B82113" w:rsidP="00B82113">
      <w:pPr>
        <w:rPr>
          <w:lang w:eastAsia="ja-JP"/>
        </w:rPr>
      </w:pPr>
    </w:p>
    <w:p w14:paraId="07DD008E" w14:textId="2DC0CF1E"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current password is correct, </w:t>
      </w:r>
      <w:r w:rsidR="00D73677" w:rsidRPr="00A53549">
        <w:rPr>
          <w:rFonts w:ascii="Times New Roman" w:hAnsi="Times New Roman" w:cs="Times New Roman"/>
        </w:rPr>
        <w:t>user</w:t>
      </w:r>
      <w:r w:rsidRPr="00A53549">
        <w:rPr>
          <w:rFonts w:ascii="Times New Roman" w:hAnsi="Times New Roman" w:cs="Times New Roman"/>
        </w:rPr>
        <w:t xml:space="preserve"> could change their Password.</w:t>
      </w:r>
    </w:p>
    <w:p w14:paraId="446B0CF8" w14:textId="77777777" w:rsidR="00B82113" w:rsidRPr="00A53549" w:rsidRDefault="00B82113" w:rsidP="00B82113">
      <w:pPr>
        <w:pStyle w:val="ListParagraph"/>
        <w:rPr>
          <w:rFonts w:ascii="Times New Roman" w:hAnsi="Times New Roman" w:cs="Times New Roman"/>
        </w:rPr>
      </w:pPr>
    </w:p>
    <w:p w14:paraId="59DD6793" w14:textId="2BD58C8C"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the current password is changed into new password,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compels user authentication again.</w:t>
      </w:r>
    </w:p>
    <w:p w14:paraId="1DDB584F" w14:textId="77777777" w:rsidR="00B82113" w:rsidRPr="00A53549" w:rsidRDefault="00B82113" w:rsidP="00B82113">
      <w:pPr>
        <w:pStyle w:val="ListParagraph"/>
        <w:rPr>
          <w:rFonts w:ascii="Times New Roman" w:hAnsi="Times New Roman" w:cs="Times New Roman"/>
        </w:rPr>
      </w:pPr>
    </w:p>
    <w:p w14:paraId="02D78361" w14:textId="77777777" w:rsidR="00B82113" w:rsidRPr="00A53549" w:rsidRDefault="00B82113" w:rsidP="00B82113">
      <w:pPr>
        <w:rPr>
          <w:lang w:eastAsia="ja-JP"/>
        </w:rPr>
      </w:pPr>
    </w:p>
    <w:p w14:paraId="20D7C7F4" w14:textId="77777777" w:rsidR="00B82113" w:rsidRPr="00A53549" w:rsidRDefault="00B82113" w:rsidP="009D2F8C">
      <w:pPr>
        <w:pStyle w:val="Heading3"/>
        <w:ind w:left="0"/>
        <w:rPr>
          <w:lang w:eastAsia="ja-JP"/>
        </w:rPr>
      </w:pPr>
      <w:r w:rsidRPr="00A53549">
        <w:t>Update Account Process</w:t>
      </w:r>
    </w:p>
    <w:p w14:paraId="111E9976" w14:textId="77777777" w:rsidR="00B82113" w:rsidRPr="00A53549" w:rsidRDefault="00B82113" w:rsidP="00B82113">
      <w:pPr>
        <w:rPr>
          <w:lang w:eastAsia="ja-JP"/>
        </w:rPr>
      </w:pPr>
    </w:p>
    <w:p w14:paraId="5DF208BA" w14:textId="36DEA450" w:rsidR="00B82113" w:rsidRPr="00A53549" w:rsidRDefault="00EE3C52" w:rsidP="00B82113">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B82113" w:rsidRPr="00A53549">
        <w:rPr>
          <w:rFonts w:ascii="Times New Roman" w:hAnsi="Times New Roman" w:cs="Times New Roman"/>
        </w:rPr>
        <w:t xml:space="preserve"> System should provide the function which makes the account updated for </w:t>
      </w:r>
      <w:r w:rsidR="00D73677" w:rsidRPr="00A53549">
        <w:rPr>
          <w:rFonts w:ascii="Times New Roman" w:hAnsi="Times New Roman" w:cs="Times New Roman"/>
        </w:rPr>
        <w:t>user</w:t>
      </w:r>
      <w:r w:rsidR="00B82113" w:rsidRPr="00A53549">
        <w:rPr>
          <w:rFonts w:ascii="Times New Roman" w:hAnsi="Times New Roman" w:cs="Times New Roman"/>
        </w:rPr>
        <w:t>.</w:t>
      </w:r>
    </w:p>
    <w:p w14:paraId="29459EA4" w14:textId="77777777" w:rsidR="00B82113" w:rsidRPr="00A53549" w:rsidRDefault="00B82113" w:rsidP="00B82113">
      <w:pPr>
        <w:pStyle w:val="ListParagraph"/>
        <w:rPr>
          <w:rFonts w:ascii="Times New Roman" w:hAnsi="Times New Roman" w:cs="Times New Roman"/>
        </w:rPr>
      </w:pPr>
    </w:p>
    <w:p w14:paraId="6EE3AF99" w14:textId="6F4CBA95"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information </w:t>
      </w:r>
      <w:r w:rsidR="00D73677" w:rsidRPr="00A53549">
        <w:rPr>
          <w:rFonts w:ascii="Times New Roman" w:hAnsi="Times New Roman" w:cs="Times New Roman"/>
        </w:rPr>
        <w:t>user</w:t>
      </w:r>
      <w:r w:rsidRPr="00A53549">
        <w:rPr>
          <w:rFonts w:ascii="Times New Roman" w:hAnsi="Times New Roman" w:cs="Times New Roman"/>
        </w:rPr>
        <w:t xml:space="preserve"> could update is described below.</w:t>
      </w:r>
      <w:r w:rsidRPr="00A53549">
        <w:rPr>
          <w:rFonts w:ascii="MS Mincho" w:eastAsia="MS Mincho" w:hAnsi="MS Mincho" w:cs="MS Mincho" w:hint="eastAsia"/>
        </w:rPr>
        <w:t xml:space="preserve">　</w:t>
      </w:r>
      <w:r w:rsidRPr="00A53549">
        <w:rPr>
          <w:rFonts w:ascii="Times New Roman" w:hAnsi="Times New Roman" w:cs="Times New Roman"/>
        </w:rPr>
        <w:t xml:space="preserve"> </w:t>
      </w:r>
    </w:p>
    <w:p w14:paraId="2FD47F5D" w14:textId="77777777" w:rsidR="00B82113" w:rsidRPr="00A53549" w:rsidRDefault="00B82113" w:rsidP="00B82113">
      <w:pPr>
        <w:pStyle w:val="ListParagraph"/>
        <w:rPr>
          <w:rFonts w:ascii="Times New Roman" w:hAnsi="Times New Roman" w:cs="Times New Roman"/>
        </w:rPr>
      </w:pPr>
    </w:p>
    <w:p w14:paraId="1CF1D3AD" w14:textId="07D8D5E2" w:rsidR="00B82113" w:rsidRPr="00A53549" w:rsidRDefault="00B82113">
      <w:pPr>
        <w:pStyle w:val="ListParagraph"/>
        <w:numPr>
          <w:ilvl w:val="0"/>
          <w:numId w:val="8"/>
        </w:numPr>
        <w:rPr>
          <w:rFonts w:ascii="Times New Roman" w:hAnsi="Times New Roman" w:cs="Times New Roman"/>
        </w:rPr>
      </w:pPr>
      <w:r w:rsidRPr="00A53549">
        <w:rPr>
          <w:rFonts w:ascii="Times New Roman" w:hAnsi="Times New Roman" w:cs="Times New Roman"/>
        </w:rPr>
        <w:t>User information</w:t>
      </w:r>
    </w:p>
    <w:p w14:paraId="045255CA" w14:textId="77777777" w:rsidR="00B82113" w:rsidRPr="00A53549" w:rsidRDefault="00B82113" w:rsidP="00B82113">
      <w:pPr>
        <w:pStyle w:val="ListParagraph"/>
        <w:rPr>
          <w:rFonts w:ascii="Times New Roman" w:hAnsi="Times New Roman" w:cs="Times New Roman"/>
        </w:rPr>
      </w:pPr>
    </w:p>
    <w:p w14:paraId="275052A7" w14:textId="77777777" w:rsidR="00B82113" w:rsidRPr="00A53549" w:rsidRDefault="00B82113" w:rsidP="00B82113">
      <w:pPr>
        <w:pStyle w:val="ListParagraph"/>
        <w:ind w:left="2061"/>
        <w:rPr>
          <w:rFonts w:ascii="Times New Roman" w:hAnsi="Times New Roman" w:cs="Times New Roman"/>
        </w:rPr>
      </w:pPr>
    </w:p>
    <w:p w14:paraId="4F7F9DD8" w14:textId="77777777" w:rsidR="00B82113" w:rsidRPr="00A53549" w:rsidRDefault="00B82113" w:rsidP="00B82113">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6DD744C1" w14:textId="77777777" w:rsidR="00B82113" w:rsidRPr="00A53549" w:rsidRDefault="00B82113" w:rsidP="00B82113">
      <w:pPr>
        <w:pStyle w:val="ListParagraph"/>
        <w:ind w:left="1440"/>
        <w:rPr>
          <w:rFonts w:ascii="Times New Roman" w:hAnsi="Times New Roman" w:cs="Times New Roman"/>
        </w:rPr>
      </w:pPr>
    </w:p>
    <w:p w14:paraId="76757F6B" w14:textId="77777777" w:rsidR="00B82113" w:rsidRPr="00A53549" w:rsidRDefault="00B82113" w:rsidP="00B82113">
      <w:pPr>
        <w:pStyle w:val="ListParagraph"/>
        <w:numPr>
          <w:ilvl w:val="0"/>
          <w:numId w:val="2"/>
        </w:numPr>
        <w:rPr>
          <w:rFonts w:ascii="Times New Roman" w:hAnsi="Times New Roman" w:cs="Times New Roman"/>
        </w:rPr>
      </w:pPr>
      <w:r w:rsidRPr="00A53549">
        <w:rPr>
          <w:rFonts w:ascii="Times New Roman" w:hAnsi="Times New Roman" w:cs="Times New Roman"/>
        </w:rPr>
        <w:t>The User information</w:t>
      </w:r>
    </w:p>
    <w:p w14:paraId="14A62DE0" w14:textId="77777777" w:rsidR="00B82113" w:rsidRPr="00A53549" w:rsidRDefault="00B82113" w:rsidP="00B82113">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463AA38C" w14:textId="77777777" w:rsidR="00B82113" w:rsidRPr="00A53549" w:rsidRDefault="00B82113" w:rsidP="00B82113">
      <w:pPr>
        <w:pStyle w:val="ListParagraph"/>
        <w:rPr>
          <w:rFonts w:ascii="Times New Roman" w:hAnsi="Times New Roman" w:cs="Times New Roman"/>
        </w:rPr>
      </w:pPr>
    </w:p>
    <w:p w14:paraId="52A0FC0A" w14:textId="7E8743B2" w:rsidR="00B82113" w:rsidRPr="00A53549" w:rsidRDefault="004072DD">
      <w:pPr>
        <w:pStyle w:val="ListParagraph"/>
        <w:numPr>
          <w:ilvl w:val="0"/>
          <w:numId w:val="9"/>
        </w:numPr>
        <w:rPr>
          <w:rFonts w:ascii="Times New Roman" w:hAnsi="Times New Roman" w:cs="Times New Roman"/>
        </w:rPr>
      </w:pPr>
      <w:r w:rsidRPr="00A53549">
        <w:rPr>
          <w:rFonts w:ascii="Times New Roman" w:hAnsi="Times New Roman" w:cs="Times New Roman"/>
        </w:rPr>
        <w:t>User Name</w:t>
      </w:r>
    </w:p>
    <w:p w14:paraId="04F1DEBB" w14:textId="77777777" w:rsidR="00B82113" w:rsidRPr="00A53549" w:rsidRDefault="00B82113">
      <w:pPr>
        <w:pStyle w:val="ListParagraph"/>
        <w:numPr>
          <w:ilvl w:val="0"/>
          <w:numId w:val="9"/>
        </w:numPr>
        <w:rPr>
          <w:rFonts w:ascii="Times New Roman" w:hAnsi="Times New Roman" w:cs="Times New Roman"/>
        </w:rPr>
      </w:pPr>
      <w:r w:rsidRPr="00A53549">
        <w:rPr>
          <w:rFonts w:ascii="Times New Roman" w:hAnsi="Times New Roman" w:cs="Times New Roman"/>
        </w:rPr>
        <w:t>User Phone No</w:t>
      </w:r>
    </w:p>
    <w:p w14:paraId="4DFA7045" w14:textId="77777777" w:rsidR="00B82113" w:rsidRPr="00A53549" w:rsidRDefault="00B82113">
      <w:pPr>
        <w:pStyle w:val="ListParagraph"/>
        <w:numPr>
          <w:ilvl w:val="0"/>
          <w:numId w:val="9"/>
        </w:numPr>
        <w:rPr>
          <w:rFonts w:ascii="Times New Roman" w:hAnsi="Times New Roman" w:cs="Times New Roman"/>
        </w:rPr>
      </w:pPr>
      <w:r w:rsidRPr="00A53549">
        <w:rPr>
          <w:rFonts w:ascii="Times New Roman" w:hAnsi="Times New Roman" w:cs="Times New Roman"/>
        </w:rPr>
        <w:t>E-mail address</w:t>
      </w:r>
    </w:p>
    <w:p w14:paraId="1BB1D3B8" w14:textId="77777777" w:rsidR="00B82113" w:rsidRPr="00A53549" w:rsidRDefault="00B82113">
      <w:pPr>
        <w:pStyle w:val="ListParagraph"/>
        <w:numPr>
          <w:ilvl w:val="0"/>
          <w:numId w:val="9"/>
        </w:numPr>
        <w:rPr>
          <w:rFonts w:ascii="Times New Roman" w:hAnsi="Times New Roman" w:cs="Times New Roman"/>
        </w:rPr>
      </w:pPr>
      <w:r w:rsidRPr="00A53549">
        <w:rPr>
          <w:rFonts w:ascii="Times New Roman" w:hAnsi="Times New Roman" w:cs="Times New Roman"/>
        </w:rPr>
        <w:t>Permanent address</w:t>
      </w:r>
    </w:p>
    <w:p w14:paraId="10140CB8" w14:textId="77777777" w:rsidR="00B82113" w:rsidRPr="00A53549" w:rsidRDefault="00B82113" w:rsidP="00B82113">
      <w:pPr>
        <w:pStyle w:val="ListParagraph"/>
        <w:ind w:left="2061"/>
        <w:rPr>
          <w:rFonts w:ascii="Times New Roman" w:hAnsi="Times New Roman" w:cs="Times New Roman"/>
        </w:rPr>
      </w:pPr>
    </w:p>
    <w:p w14:paraId="30504158" w14:textId="2C067D80" w:rsidR="00B82113" w:rsidRPr="00A53549" w:rsidRDefault="00B82113" w:rsidP="00DF7254">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r w:rsidRPr="00A53549">
        <w:rPr>
          <w:rFonts w:ascii="Times New Roman" w:hAnsi="Times New Roman" w:cs="Times New Roman"/>
        </w:rPr>
        <w:br w:type="page"/>
      </w:r>
    </w:p>
    <w:p w14:paraId="11E79251" w14:textId="471A8F8F" w:rsidR="0019253C" w:rsidRPr="00A53549" w:rsidRDefault="000203B1" w:rsidP="000203B1">
      <w:pPr>
        <w:pStyle w:val="Heading3"/>
        <w:numPr>
          <w:ilvl w:val="0"/>
          <w:numId w:val="0"/>
        </w:numPr>
        <w:jc w:val="left"/>
      </w:pPr>
      <w:r w:rsidRPr="00A53549">
        <w:lastRenderedPageBreak/>
        <w:t xml:space="preserve">2.1.6 </w:t>
      </w:r>
      <w:r w:rsidR="005F045A" w:rsidRPr="00A53549">
        <w:t>S</w:t>
      </w:r>
      <w:r w:rsidR="005E29C6" w:rsidRPr="00A53549">
        <w:t xml:space="preserve">earch </w:t>
      </w:r>
    </w:p>
    <w:p w14:paraId="7BE4F83D" w14:textId="77777777" w:rsidR="00EF069B" w:rsidRPr="00A53549" w:rsidRDefault="00EF069B" w:rsidP="00EF069B">
      <w:pPr>
        <w:pStyle w:val="ListParagraph"/>
        <w:rPr>
          <w:rFonts w:ascii="Times New Roman" w:hAnsi="Times New Roman" w:cs="Times New Roman"/>
        </w:rPr>
      </w:pPr>
    </w:p>
    <w:p w14:paraId="071C1F36" w14:textId="7D4120A1" w:rsidR="008277BD" w:rsidRPr="00A53549" w:rsidRDefault="00EF069B" w:rsidP="00844780">
      <w:pPr>
        <w:pStyle w:val="ListParagraph"/>
        <w:numPr>
          <w:ilvl w:val="0"/>
          <w:numId w:val="2"/>
        </w:numPr>
        <w:rPr>
          <w:rFonts w:ascii="Times New Roman" w:hAnsi="Times New Roman" w:cs="Times New Roman"/>
        </w:rPr>
      </w:pPr>
      <w:r w:rsidRPr="00A53549">
        <w:rPr>
          <w:rFonts w:ascii="Times New Roman" w:hAnsi="Times New Roman" w:cs="Times New Roman"/>
        </w:rPr>
        <w:t xml:space="preserve"> Search conditions are described as below.</w:t>
      </w:r>
    </w:p>
    <w:p w14:paraId="47BB9153" w14:textId="77777777" w:rsidR="00844780" w:rsidRPr="00A53549" w:rsidRDefault="00844780" w:rsidP="00844780">
      <w:pPr>
        <w:pStyle w:val="ListParagraph"/>
        <w:rPr>
          <w:rFonts w:ascii="Times New Roman" w:hAnsi="Times New Roman" w:cs="Times New Roman"/>
        </w:rPr>
      </w:pPr>
    </w:p>
    <w:p w14:paraId="5CE620AC" w14:textId="77777777" w:rsidR="008277BD" w:rsidRPr="00A53549" w:rsidRDefault="00410342">
      <w:pPr>
        <w:pStyle w:val="ListParagraph"/>
        <w:numPr>
          <w:ilvl w:val="0"/>
          <w:numId w:val="11"/>
        </w:numPr>
        <w:rPr>
          <w:rFonts w:ascii="Times New Roman" w:hAnsi="Times New Roman" w:cs="Times New Roman"/>
        </w:rPr>
      </w:pPr>
      <w:r w:rsidRPr="00A53549">
        <w:rPr>
          <w:rFonts w:ascii="Times New Roman" w:hAnsi="Times New Roman" w:cs="Times New Roman"/>
        </w:rPr>
        <w:t>Price range</w:t>
      </w:r>
    </w:p>
    <w:p w14:paraId="2D25FB7E" w14:textId="684BEB92" w:rsidR="00844780" w:rsidRPr="00A53549" w:rsidRDefault="00844780">
      <w:pPr>
        <w:pStyle w:val="ListParagraph"/>
        <w:numPr>
          <w:ilvl w:val="0"/>
          <w:numId w:val="11"/>
        </w:numPr>
        <w:rPr>
          <w:rFonts w:ascii="Times New Roman" w:hAnsi="Times New Roman" w:cs="Times New Roman"/>
        </w:rPr>
      </w:pPr>
      <w:r w:rsidRPr="00A53549">
        <w:rPr>
          <w:rFonts w:ascii="Times New Roman" w:hAnsi="Times New Roman" w:cs="Times New Roman"/>
        </w:rPr>
        <w:t>Location</w:t>
      </w:r>
    </w:p>
    <w:p w14:paraId="03806052" w14:textId="77777777" w:rsidR="008277BD" w:rsidRPr="00A53549" w:rsidRDefault="008277BD" w:rsidP="008277BD">
      <w:pPr>
        <w:pStyle w:val="ListParagraph"/>
        <w:ind w:left="2061"/>
        <w:rPr>
          <w:rFonts w:ascii="Times New Roman" w:hAnsi="Times New Roman" w:cs="Times New Roman"/>
        </w:rPr>
      </w:pPr>
    </w:p>
    <w:p w14:paraId="6EFBEA99" w14:textId="478FB00D" w:rsidR="00F40500" w:rsidRPr="00A53549" w:rsidRDefault="00844780">
      <w:pPr>
        <w:pStyle w:val="Heading3"/>
        <w:numPr>
          <w:ilvl w:val="2"/>
          <w:numId w:val="11"/>
        </w:numPr>
        <w:ind w:left="720"/>
      </w:pPr>
      <w:r w:rsidRPr="00A53549">
        <w:t>Turf Description</w:t>
      </w:r>
    </w:p>
    <w:p w14:paraId="5163F45B" w14:textId="19F254C8" w:rsidR="005F045A" w:rsidRPr="00A53549" w:rsidRDefault="00844780" w:rsidP="005F045A">
      <w:pPr>
        <w:pStyle w:val="ListParagraph"/>
        <w:numPr>
          <w:ilvl w:val="0"/>
          <w:numId w:val="2"/>
        </w:numPr>
        <w:rPr>
          <w:rFonts w:ascii="Times New Roman" w:hAnsi="Times New Roman" w:cs="Times New Roman"/>
        </w:rPr>
      </w:pPr>
      <w:r w:rsidRPr="00A53549">
        <w:rPr>
          <w:rFonts w:ascii="Times New Roman" w:hAnsi="Times New Roman" w:cs="Times New Roman"/>
        </w:rPr>
        <w:t>Turf</w:t>
      </w:r>
      <w:r w:rsidR="005F045A" w:rsidRPr="00A53549">
        <w:rPr>
          <w:rFonts w:ascii="Times New Roman" w:hAnsi="Times New Roman" w:cs="Times New Roman"/>
        </w:rPr>
        <w:t xml:space="preserve"> requirements are described as below.</w:t>
      </w:r>
    </w:p>
    <w:p w14:paraId="20117206" w14:textId="38102E6D" w:rsidR="005F045A" w:rsidRPr="00A53549" w:rsidRDefault="005F045A" w:rsidP="00844780">
      <w:pPr>
        <w:ind w:left="0"/>
      </w:pPr>
    </w:p>
    <w:p w14:paraId="58500EE5" w14:textId="77777777" w:rsidR="005F045A" w:rsidRPr="00A53549" w:rsidRDefault="005F045A">
      <w:pPr>
        <w:pStyle w:val="ListParagraph"/>
        <w:numPr>
          <w:ilvl w:val="0"/>
          <w:numId w:val="13"/>
        </w:numPr>
        <w:rPr>
          <w:rFonts w:ascii="Times New Roman" w:hAnsi="Times New Roman" w:cs="Times New Roman"/>
        </w:rPr>
      </w:pPr>
      <w:r w:rsidRPr="00A53549">
        <w:rPr>
          <w:rFonts w:ascii="Times New Roman" w:hAnsi="Times New Roman" w:cs="Times New Roman"/>
        </w:rPr>
        <w:t>Price</w:t>
      </w:r>
    </w:p>
    <w:p w14:paraId="1258594F" w14:textId="6579FE52" w:rsidR="005F045A" w:rsidRPr="00A53549" w:rsidRDefault="00844780">
      <w:pPr>
        <w:pStyle w:val="ListParagraph"/>
        <w:numPr>
          <w:ilvl w:val="0"/>
          <w:numId w:val="13"/>
        </w:numPr>
        <w:rPr>
          <w:rFonts w:ascii="Times New Roman" w:hAnsi="Times New Roman" w:cs="Times New Roman"/>
        </w:rPr>
      </w:pPr>
      <w:r w:rsidRPr="00A53549">
        <w:rPr>
          <w:rFonts w:ascii="Times New Roman" w:hAnsi="Times New Roman" w:cs="Times New Roman"/>
        </w:rPr>
        <w:t>Turf</w:t>
      </w:r>
      <w:r w:rsidR="005F045A" w:rsidRPr="00A53549">
        <w:rPr>
          <w:rFonts w:ascii="Times New Roman" w:hAnsi="Times New Roman" w:cs="Times New Roman"/>
        </w:rPr>
        <w:t xml:space="preserve"> name</w:t>
      </w:r>
    </w:p>
    <w:p w14:paraId="6266F7AD" w14:textId="732AD915" w:rsidR="005F045A" w:rsidRPr="00A53549" w:rsidRDefault="00844780">
      <w:pPr>
        <w:pStyle w:val="ListParagraph"/>
        <w:numPr>
          <w:ilvl w:val="0"/>
          <w:numId w:val="13"/>
        </w:numPr>
        <w:rPr>
          <w:rFonts w:ascii="Times New Roman" w:hAnsi="Times New Roman" w:cs="Times New Roman"/>
        </w:rPr>
      </w:pPr>
      <w:r w:rsidRPr="00A53549">
        <w:rPr>
          <w:rFonts w:ascii="Times New Roman" w:hAnsi="Times New Roman" w:cs="Times New Roman"/>
        </w:rPr>
        <w:t>Amenities</w:t>
      </w:r>
    </w:p>
    <w:p w14:paraId="233888BB" w14:textId="77777777" w:rsidR="005F045A" w:rsidRPr="00A53549" w:rsidRDefault="005F045A">
      <w:pPr>
        <w:pStyle w:val="ListParagraph"/>
        <w:numPr>
          <w:ilvl w:val="0"/>
          <w:numId w:val="13"/>
        </w:numPr>
        <w:rPr>
          <w:rFonts w:ascii="Times New Roman" w:hAnsi="Times New Roman" w:cs="Times New Roman"/>
        </w:rPr>
      </w:pPr>
      <w:r w:rsidRPr="00A53549">
        <w:rPr>
          <w:rFonts w:ascii="Times New Roman" w:hAnsi="Times New Roman" w:cs="Times New Roman"/>
        </w:rPr>
        <w:t>Photos</w:t>
      </w:r>
    </w:p>
    <w:p w14:paraId="4AE24274" w14:textId="77777777" w:rsidR="00F37F6A" w:rsidRPr="00A53549" w:rsidRDefault="00F37F6A" w:rsidP="00F37F6A"/>
    <w:p w14:paraId="651C31C8" w14:textId="044EE7F6" w:rsidR="00F40500" w:rsidRPr="00A53549" w:rsidRDefault="00D73677" w:rsidP="009A2EFB">
      <w:pPr>
        <w:pStyle w:val="ListParagraph"/>
        <w:numPr>
          <w:ilvl w:val="0"/>
          <w:numId w:val="2"/>
        </w:numPr>
        <w:rPr>
          <w:rFonts w:ascii="Times New Roman" w:hAnsi="Times New Roman" w:cs="Times New Roman"/>
        </w:rPr>
      </w:pPr>
      <w:r w:rsidRPr="00A53549">
        <w:rPr>
          <w:rFonts w:ascii="Times New Roman" w:hAnsi="Times New Roman" w:cs="Times New Roman"/>
        </w:rPr>
        <w:t>User</w:t>
      </w:r>
      <w:r w:rsidR="00F37F6A" w:rsidRPr="00A53549">
        <w:rPr>
          <w:rFonts w:ascii="Times New Roman" w:hAnsi="Times New Roman" w:cs="Times New Roman"/>
        </w:rPr>
        <w:t xml:space="preserve"> can see prices before </w:t>
      </w:r>
      <w:r w:rsidR="00844780" w:rsidRPr="00A53549">
        <w:rPr>
          <w:rFonts w:ascii="Times New Roman" w:hAnsi="Times New Roman" w:cs="Times New Roman"/>
        </w:rPr>
        <w:t>booking</w:t>
      </w:r>
      <w:r w:rsidR="00F37F6A" w:rsidRPr="00A53549">
        <w:rPr>
          <w:rFonts w:ascii="Times New Roman" w:hAnsi="Times New Roman" w:cs="Times New Roman"/>
        </w:rPr>
        <w:t xml:space="preserve"> </w:t>
      </w:r>
      <w:r w:rsidR="00844780" w:rsidRPr="00A53549">
        <w:rPr>
          <w:rFonts w:ascii="Times New Roman" w:hAnsi="Times New Roman" w:cs="Times New Roman"/>
        </w:rPr>
        <w:t>turf</w:t>
      </w:r>
      <w:r w:rsidR="00F37F6A" w:rsidRPr="00A53549">
        <w:rPr>
          <w:rFonts w:ascii="Times New Roman" w:hAnsi="Times New Roman" w:cs="Times New Roman"/>
        </w:rPr>
        <w:t>.</w:t>
      </w:r>
    </w:p>
    <w:p w14:paraId="05AEB71A" w14:textId="0BED78E9" w:rsidR="00880187" w:rsidRPr="00A53549" w:rsidRDefault="00880187">
      <w:pPr>
        <w:pStyle w:val="Heading3"/>
        <w:numPr>
          <w:ilvl w:val="2"/>
          <w:numId w:val="11"/>
        </w:numPr>
        <w:ind w:left="720"/>
      </w:pPr>
      <w:r w:rsidRPr="00A53549">
        <w:t xml:space="preserve">Update </w:t>
      </w:r>
      <w:r w:rsidR="00F2581F" w:rsidRPr="00A53549">
        <w:t>Turf</w:t>
      </w:r>
      <w:r w:rsidRPr="00A53549">
        <w:t xml:space="preserve"> information</w:t>
      </w:r>
    </w:p>
    <w:p w14:paraId="1AB31413" w14:textId="419E85B6" w:rsidR="006210F7" w:rsidRPr="00A53549" w:rsidRDefault="00216608" w:rsidP="00216608">
      <w:pPr>
        <w:pStyle w:val="ListParagraph"/>
        <w:numPr>
          <w:ilvl w:val="0"/>
          <w:numId w:val="2"/>
        </w:numPr>
        <w:rPr>
          <w:rFonts w:ascii="Times New Roman" w:hAnsi="Times New Roman" w:cs="Times New Roman"/>
        </w:rPr>
      </w:pPr>
      <w:r w:rsidRPr="00A53549">
        <w:rPr>
          <w:rFonts w:ascii="Times New Roman" w:hAnsi="Times New Roman" w:cs="Times New Roman"/>
        </w:rPr>
        <w:t xml:space="preserve">After publishing the </w:t>
      </w:r>
      <w:r w:rsidR="00F2581F" w:rsidRPr="00A53549">
        <w:rPr>
          <w:rFonts w:ascii="Times New Roman" w:hAnsi="Times New Roman" w:cs="Times New Roman"/>
        </w:rPr>
        <w:t>turf information</w:t>
      </w:r>
      <w:r w:rsidRPr="00A53549">
        <w:rPr>
          <w:rFonts w:ascii="Times New Roman" w:hAnsi="Times New Roman" w:cs="Times New Roman"/>
        </w:rPr>
        <w:t xml:space="preserve"> the </w:t>
      </w:r>
      <w:r w:rsidR="00F2581F" w:rsidRPr="00A53549">
        <w:rPr>
          <w:rFonts w:ascii="Times New Roman" w:hAnsi="Times New Roman" w:cs="Times New Roman"/>
        </w:rPr>
        <w:t>turf owner</w:t>
      </w:r>
      <w:r w:rsidRPr="00A53549">
        <w:rPr>
          <w:rFonts w:ascii="Times New Roman" w:hAnsi="Times New Roman" w:cs="Times New Roman"/>
        </w:rPr>
        <w:t xml:space="preserve"> can only </w:t>
      </w:r>
      <w:r w:rsidR="006210F7" w:rsidRPr="00A53549">
        <w:rPr>
          <w:rFonts w:ascii="Times New Roman" w:hAnsi="Times New Roman" w:cs="Times New Roman"/>
        </w:rPr>
        <w:t>update following contents.</w:t>
      </w:r>
    </w:p>
    <w:p w14:paraId="6315D625" w14:textId="4F16183E" w:rsidR="006210F7" w:rsidRPr="00A53549" w:rsidRDefault="00F2581F">
      <w:pPr>
        <w:pStyle w:val="ListParagraph"/>
        <w:numPr>
          <w:ilvl w:val="0"/>
          <w:numId w:val="14"/>
        </w:numPr>
        <w:rPr>
          <w:rFonts w:ascii="Times New Roman" w:hAnsi="Times New Roman" w:cs="Times New Roman"/>
        </w:rPr>
      </w:pPr>
      <w:r w:rsidRPr="00A53549">
        <w:rPr>
          <w:rFonts w:ascii="Times New Roman" w:hAnsi="Times New Roman" w:cs="Times New Roman"/>
        </w:rPr>
        <w:t>Slot availability</w:t>
      </w:r>
    </w:p>
    <w:p w14:paraId="57C540F3" w14:textId="031A2440" w:rsidR="00880187" w:rsidRPr="00A53549" w:rsidRDefault="00F2581F">
      <w:pPr>
        <w:pStyle w:val="ListParagraph"/>
        <w:numPr>
          <w:ilvl w:val="0"/>
          <w:numId w:val="14"/>
        </w:numPr>
        <w:rPr>
          <w:rFonts w:ascii="Times New Roman" w:hAnsi="Times New Roman" w:cs="Times New Roman"/>
        </w:rPr>
      </w:pPr>
      <w:r w:rsidRPr="00A53549">
        <w:rPr>
          <w:rFonts w:ascii="Times New Roman" w:hAnsi="Times New Roman" w:cs="Times New Roman"/>
        </w:rPr>
        <w:t>Turf</w:t>
      </w:r>
      <w:r w:rsidR="006210F7" w:rsidRPr="00A53549">
        <w:rPr>
          <w:rFonts w:ascii="Times New Roman" w:hAnsi="Times New Roman" w:cs="Times New Roman"/>
        </w:rPr>
        <w:t xml:space="preserve"> </w:t>
      </w:r>
      <w:r w:rsidR="00216608" w:rsidRPr="00A53549">
        <w:rPr>
          <w:rFonts w:ascii="Times New Roman" w:hAnsi="Times New Roman" w:cs="Times New Roman"/>
        </w:rPr>
        <w:t>price</w:t>
      </w:r>
    </w:p>
    <w:p w14:paraId="45599F9D" w14:textId="7415970D" w:rsidR="00EF06EF" w:rsidRPr="00A53549" w:rsidRDefault="00FA0127">
      <w:pPr>
        <w:pStyle w:val="ListParagraph"/>
        <w:numPr>
          <w:ilvl w:val="0"/>
          <w:numId w:val="14"/>
        </w:numPr>
        <w:rPr>
          <w:rFonts w:ascii="Times New Roman" w:hAnsi="Times New Roman" w:cs="Times New Roman"/>
        </w:rPr>
      </w:pPr>
      <w:r w:rsidRPr="00A53549">
        <w:rPr>
          <w:rFonts w:ascii="Times New Roman" w:hAnsi="Times New Roman" w:cs="Times New Roman"/>
        </w:rPr>
        <w:t>Amenitie</w:t>
      </w:r>
      <w:r w:rsidR="00387C94" w:rsidRPr="00A53549">
        <w:rPr>
          <w:rFonts w:ascii="Times New Roman" w:hAnsi="Times New Roman" w:cs="Times New Roman"/>
        </w:rPr>
        <w:t>s</w:t>
      </w:r>
    </w:p>
    <w:p w14:paraId="1A4D351C" w14:textId="77777777" w:rsidR="00EF06EF" w:rsidRPr="00A53549" w:rsidRDefault="00EF06EF">
      <w:pPr>
        <w:pStyle w:val="Heading3"/>
        <w:numPr>
          <w:ilvl w:val="2"/>
          <w:numId w:val="11"/>
        </w:numPr>
        <w:ind w:left="720"/>
      </w:pPr>
      <w:r w:rsidRPr="00A53549">
        <w:t>Delete product information</w:t>
      </w:r>
    </w:p>
    <w:p w14:paraId="1CD00C0B" w14:textId="54816F49" w:rsidR="000B797D" w:rsidRPr="00A53549" w:rsidRDefault="00EF06EF" w:rsidP="000B797D">
      <w:r w:rsidRPr="00A53549">
        <w:t>•</w:t>
      </w:r>
      <w:r w:rsidR="00A90EC4" w:rsidRPr="00A53549">
        <w:t xml:space="preserve">  </w:t>
      </w:r>
      <w:r w:rsidRPr="00A53549">
        <w:rPr>
          <w:rFonts w:eastAsiaTheme="minorEastAsia"/>
          <w:sz w:val="22"/>
          <w:szCs w:val="22"/>
          <w:lang w:val="en-US" w:eastAsia="ja-JP"/>
        </w:rPr>
        <w:t xml:space="preserve">After Publishing if </w:t>
      </w:r>
      <w:r w:rsidR="00C04E79" w:rsidRPr="00A53549">
        <w:rPr>
          <w:rFonts w:eastAsiaTheme="minorEastAsia"/>
          <w:sz w:val="22"/>
          <w:szCs w:val="22"/>
          <w:lang w:val="en-US" w:eastAsia="ja-JP"/>
        </w:rPr>
        <w:t>turf owner</w:t>
      </w:r>
      <w:r w:rsidRPr="00A53549">
        <w:rPr>
          <w:rFonts w:eastAsiaTheme="minorEastAsia"/>
          <w:sz w:val="22"/>
          <w:szCs w:val="22"/>
          <w:lang w:val="en-US" w:eastAsia="ja-JP"/>
        </w:rPr>
        <w:t xml:space="preserve"> wants to remove</w:t>
      </w:r>
      <w:r w:rsidR="00C04E79" w:rsidRPr="00A53549">
        <w:rPr>
          <w:rFonts w:eastAsiaTheme="minorEastAsia"/>
          <w:sz w:val="22"/>
          <w:szCs w:val="22"/>
          <w:lang w:val="en-US" w:eastAsia="ja-JP"/>
        </w:rPr>
        <w:t xml:space="preserve"> </w:t>
      </w:r>
      <w:r w:rsidRPr="00A53549">
        <w:rPr>
          <w:rFonts w:eastAsiaTheme="minorEastAsia"/>
          <w:sz w:val="22"/>
          <w:szCs w:val="22"/>
          <w:lang w:val="en-US" w:eastAsia="ja-JP"/>
        </w:rPr>
        <w:t xml:space="preserve"> some</w:t>
      </w:r>
      <w:r w:rsidR="0083567D" w:rsidRPr="00A53549">
        <w:rPr>
          <w:rFonts w:eastAsiaTheme="minorEastAsia"/>
          <w:sz w:val="22"/>
          <w:szCs w:val="22"/>
          <w:lang w:val="en-US" w:eastAsia="ja-JP"/>
        </w:rPr>
        <w:t xml:space="preserve"> information</w:t>
      </w:r>
      <w:r w:rsidRPr="00A53549">
        <w:rPr>
          <w:rFonts w:eastAsiaTheme="minorEastAsia"/>
          <w:sz w:val="22"/>
          <w:szCs w:val="22"/>
          <w:lang w:val="en-US" w:eastAsia="ja-JP"/>
        </w:rPr>
        <w:t xml:space="preserve"> then </w:t>
      </w:r>
      <w:r w:rsidR="0083567D" w:rsidRPr="00A53549">
        <w:rPr>
          <w:rFonts w:eastAsiaTheme="minorEastAsia"/>
          <w:sz w:val="22"/>
          <w:szCs w:val="22"/>
          <w:lang w:val="en-US" w:eastAsia="ja-JP"/>
        </w:rPr>
        <w:t>they</w:t>
      </w:r>
      <w:r w:rsidRPr="00A53549">
        <w:rPr>
          <w:rFonts w:eastAsiaTheme="minorEastAsia"/>
          <w:sz w:val="22"/>
          <w:szCs w:val="22"/>
          <w:lang w:val="en-US" w:eastAsia="ja-JP"/>
        </w:rPr>
        <w:t xml:space="preserve"> can delete the</w:t>
      </w:r>
      <w:r w:rsidR="0036663A" w:rsidRPr="00A53549">
        <w:rPr>
          <w:rFonts w:eastAsiaTheme="minorEastAsia"/>
          <w:sz w:val="22"/>
          <w:szCs w:val="22"/>
          <w:lang w:val="en-US" w:eastAsia="ja-JP"/>
        </w:rPr>
        <w:t xml:space="preserve"> details</w:t>
      </w:r>
      <w:r w:rsidRPr="00A53549">
        <w:t>.</w:t>
      </w:r>
    </w:p>
    <w:p w14:paraId="746AB252" w14:textId="77777777" w:rsidR="000B797D" w:rsidRPr="00A53549" w:rsidRDefault="000B797D">
      <w:pPr>
        <w:pStyle w:val="ListParagraph"/>
        <w:numPr>
          <w:ilvl w:val="0"/>
          <w:numId w:val="24"/>
        </w:numPr>
        <w:rPr>
          <w:rFonts w:ascii="Times New Roman" w:hAnsi="Times New Roman" w:cs="Times New Roman"/>
        </w:rPr>
      </w:pPr>
      <w:r w:rsidRPr="00A53549">
        <w:rPr>
          <w:rFonts w:ascii="Times New Roman" w:hAnsi="Times New Roman" w:cs="Times New Roman"/>
        </w:rPr>
        <w:t>Price</w:t>
      </w:r>
    </w:p>
    <w:p w14:paraId="3C47FA10" w14:textId="77777777" w:rsidR="000B797D" w:rsidRPr="00A53549" w:rsidRDefault="000B797D">
      <w:pPr>
        <w:pStyle w:val="ListParagraph"/>
        <w:numPr>
          <w:ilvl w:val="0"/>
          <w:numId w:val="24"/>
        </w:numPr>
        <w:rPr>
          <w:rFonts w:ascii="Times New Roman" w:hAnsi="Times New Roman" w:cs="Times New Roman"/>
        </w:rPr>
      </w:pPr>
      <w:r w:rsidRPr="00A53549">
        <w:rPr>
          <w:rFonts w:ascii="Times New Roman" w:hAnsi="Times New Roman" w:cs="Times New Roman"/>
        </w:rPr>
        <w:t>Turf name</w:t>
      </w:r>
    </w:p>
    <w:p w14:paraId="508541CF" w14:textId="77777777" w:rsidR="000B797D" w:rsidRPr="00A53549" w:rsidRDefault="000B797D">
      <w:pPr>
        <w:pStyle w:val="ListParagraph"/>
        <w:numPr>
          <w:ilvl w:val="0"/>
          <w:numId w:val="24"/>
        </w:numPr>
        <w:rPr>
          <w:rFonts w:ascii="Times New Roman" w:hAnsi="Times New Roman" w:cs="Times New Roman"/>
        </w:rPr>
      </w:pPr>
      <w:r w:rsidRPr="00A53549">
        <w:rPr>
          <w:rFonts w:ascii="Times New Roman" w:hAnsi="Times New Roman" w:cs="Times New Roman"/>
        </w:rPr>
        <w:t>Amenities</w:t>
      </w:r>
    </w:p>
    <w:p w14:paraId="5CC92431" w14:textId="7D30B463" w:rsidR="000B797D" w:rsidRPr="00A53549" w:rsidRDefault="000B797D">
      <w:pPr>
        <w:pStyle w:val="ListParagraph"/>
        <w:numPr>
          <w:ilvl w:val="0"/>
          <w:numId w:val="24"/>
        </w:numPr>
        <w:rPr>
          <w:rFonts w:ascii="Times New Roman" w:hAnsi="Times New Roman" w:cs="Times New Roman"/>
        </w:rPr>
      </w:pPr>
      <w:r w:rsidRPr="00A53549">
        <w:rPr>
          <w:rFonts w:ascii="Times New Roman" w:hAnsi="Times New Roman" w:cs="Times New Roman"/>
        </w:rPr>
        <w:t>Photos</w:t>
      </w:r>
    </w:p>
    <w:p w14:paraId="27453A9A" w14:textId="59BC6542" w:rsidR="00EF06EF" w:rsidRPr="00A53549" w:rsidRDefault="00A46C60">
      <w:pPr>
        <w:pStyle w:val="ListParagraph"/>
        <w:numPr>
          <w:ilvl w:val="0"/>
          <w:numId w:val="24"/>
        </w:numPr>
        <w:rPr>
          <w:rFonts w:ascii="Times New Roman" w:hAnsi="Times New Roman" w:cs="Times New Roman"/>
        </w:rPr>
      </w:pPr>
      <w:r w:rsidRPr="00A53549">
        <w:rPr>
          <w:rFonts w:ascii="Times New Roman" w:hAnsi="Times New Roman" w:cs="Times New Roman"/>
        </w:rPr>
        <w:t>Slot availability</w:t>
      </w:r>
    </w:p>
    <w:p w14:paraId="25E5FD9D" w14:textId="5A99F6DA" w:rsidR="00EF06EF" w:rsidRPr="00A53549" w:rsidRDefault="00EF06EF">
      <w:pPr>
        <w:pStyle w:val="Heading3"/>
        <w:numPr>
          <w:ilvl w:val="2"/>
          <w:numId w:val="11"/>
        </w:numPr>
        <w:ind w:left="720"/>
        <w:rPr>
          <w:sz w:val="28"/>
        </w:rPr>
      </w:pPr>
      <w:r w:rsidRPr="00A53549">
        <w:rPr>
          <w:sz w:val="28"/>
        </w:rPr>
        <w:t xml:space="preserve"> </w:t>
      </w:r>
      <w:r w:rsidRPr="00A53549">
        <w:t xml:space="preserve">Browse existing </w:t>
      </w:r>
      <w:r w:rsidR="00345CAF" w:rsidRPr="00A53549">
        <w:t>Turf</w:t>
      </w:r>
      <w:r w:rsidRPr="00A53549">
        <w:t xml:space="preserve"> Price</w:t>
      </w:r>
    </w:p>
    <w:p w14:paraId="033F3772" w14:textId="75FA302D" w:rsidR="00EF06EF" w:rsidRPr="00A53549" w:rsidRDefault="00EF06EF" w:rsidP="00EF06EF">
      <w:pPr>
        <w:ind w:left="810"/>
      </w:pPr>
      <w:r w:rsidRPr="00A53549">
        <w:t xml:space="preserve">• </w:t>
      </w:r>
      <w:r w:rsidR="00D73677" w:rsidRPr="00A53549">
        <w:rPr>
          <w:rFonts w:eastAsiaTheme="minorEastAsia"/>
          <w:sz w:val="22"/>
          <w:szCs w:val="22"/>
          <w:lang w:val="en-US" w:eastAsia="ja-JP"/>
        </w:rPr>
        <w:t>User</w:t>
      </w:r>
      <w:r w:rsidRPr="00A53549">
        <w:rPr>
          <w:rFonts w:eastAsiaTheme="minorEastAsia"/>
          <w:sz w:val="22"/>
          <w:szCs w:val="22"/>
          <w:lang w:val="en-US" w:eastAsia="ja-JP"/>
        </w:rPr>
        <w:t xml:space="preserve"> could see the information of existing </w:t>
      </w:r>
      <w:r w:rsidR="00782960" w:rsidRPr="00A53549">
        <w:rPr>
          <w:rFonts w:eastAsiaTheme="minorEastAsia"/>
          <w:sz w:val="22"/>
          <w:szCs w:val="22"/>
          <w:lang w:val="en-US" w:eastAsia="ja-JP"/>
        </w:rPr>
        <w:t>Turfs</w:t>
      </w:r>
      <w:r w:rsidRPr="00A53549">
        <w:t>.</w:t>
      </w:r>
    </w:p>
    <w:p w14:paraId="2B3EC7DD" w14:textId="77777777" w:rsidR="009D2F8C" w:rsidRPr="00A53549" w:rsidRDefault="009D2F8C" w:rsidP="00EF06EF">
      <w:pPr>
        <w:ind w:left="810"/>
      </w:pPr>
    </w:p>
    <w:p w14:paraId="22862CA6" w14:textId="77777777" w:rsidR="009D2F8C" w:rsidRPr="00A53549" w:rsidRDefault="009D2F8C" w:rsidP="00EF06EF">
      <w:pPr>
        <w:ind w:left="810"/>
      </w:pPr>
    </w:p>
    <w:p w14:paraId="106BB21A" w14:textId="77777777" w:rsidR="009D2F8C" w:rsidRPr="00A53549" w:rsidRDefault="009D2F8C" w:rsidP="00EF06EF">
      <w:pPr>
        <w:ind w:left="810"/>
      </w:pPr>
    </w:p>
    <w:p w14:paraId="0E9C421A" w14:textId="77777777" w:rsidR="00371E29" w:rsidRPr="00A53549" w:rsidRDefault="00371E29" w:rsidP="00EF06EF">
      <w:pPr>
        <w:ind w:left="810"/>
      </w:pPr>
    </w:p>
    <w:p w14:paraId="1BA08AD5" w14:textId="77777777" w:rsidR="00371E29" w:rsidRPr="00A53549" w:rsidRDefault="00371E29" w:rsidP="00EF06EF">
      <w:pPr>
        <w:ind w:left="810"/>
      </w:pPr>
    </w:p>
    <w:p w14:paraId="78FAC75F" w14:textId="77777777" w:rsidR="00371E29" w:rsidRPr="00A53549" w:rsidRDefault="00371E29" w:rsidP="00EF06EF">
      <w:pPr>
        <w:ind w:left="810"/>
      </w:pPr>
    </w:p>
    <w:p w14:paraId="47BF77FB" w14:textId="77777777" w:rsidR="00371E29" w:rsidRPr="00A53549" w:rsidRDefault="00371E29" w:rsidP="00EF06EF">
      <w:pPr>
        <w:ind w:left="810"/>
      </w:pPr>
    </w:p>
    <w:p w14:paraId="2D478790" w14:textId="77777777" w:rsidR="0091001A" w:rsidRDefault="0091001A" w:rsidP="0091001A">
      <w:pPr>
        <w:ind w:left="0"/>
      </w:pPr>
    </w:p>
    <w:p w14:paraId="6101011E" w14:textId="77777777" w:rsidR="00E76E4B" w:rsidRPr="00A53549" w:rsidRDefault="00E76E4B" w:rsidP="0091001A">
      <w:pPr>
        <w:ind w:left="0"/>
        <w:rPr>
          <w:del w:id="6" w:author="Microsoft Word" w:date="2025-12-08T17:09:00Z"/>
          <w:sz w:val="22"/>
          <w:szCs w:val="22"/>
        </w:rPr>
      </w:pPr>
    </w:p>
    <w:p w14:paraId="444DDA2F" w14:textId="77777777" w:rsidR="00FB6ABE" w:rsidRPr="00A53549" w:rsidRDefault="00FB6ABE" w:rsidP="0091001A">
      <w:pPr>
        <w:ind w:left="0"/>
      </w:pPr>
    </w:p>
    <w:p w14:paraId="79B80FB8" w14:textId="14D9F1EC" w:rsidR="00FB6ABE" w:rsidRPr="00A53549" w:rsidRDefault="00FB6ABE">
      <w:pPr>
        <w:pStyle w:val="Heading4"/>
        <w:numPr>
          <w:ilvl w:val="2"/>
          <w:numId w:val="14"/>
        </w:numPr>
        <w:rPr>
          <w:i w:val="0"/>
          <w:szCs w:val="24"/>
        </w:rPr>
      </w:pPr>
      <w:r w:rsidRPr="00A53549">
        <w:rPr>
          <w:i w:val="0"/>
          <w:szCs w:val="24"/>
        </w:rPr>
        <w:t>B</w:t>
      </w:r>
      <w:r w:rsidR="00CB3C4D" w:rsidRPr="00A53549">
        <w:rPr>
          <w:i w:val="0"/>
          <w:szCs w:val="24"/>
        </w:rPr>
        <w:t>ook Turf</w:t>
      </w:r>
    </w:p>
    <w:p w14:paraId="253FED19" w14:textId="77777777" w:rsidR="00FB6ABE" w:rsidRPr="00A53549" w:rsidRDefault="00FB6ABE" w:rsidP="00FB6ABE"/>
    <w:p w14:paraId="20779740" w14:textId="32027DAA" w:rsidR="00FB6ABE" w:rsidRPr="00A53549" w:rsidRDefault="00FB6ABE" w:rsidP="00FB6ABE">
      <w:pPr>
        <w:rPr>
          <w:sz w:val="22"/>
          <w:szCs w:val="22"/>
        </w:rPr>
      </w:pPr>
      <w:r w:rsidRPr="00A53549">
        <w:lastRenderedPageBreak/>
        <w:t>•</w:t>
      </w:r>
      <w:r w:rsidRPr="00A53549">
        <w:tab/>
      </w:r>
      <w:r w:rsidRPr="00A53549">
        <w:rPr>
          <w:sz w:val="22"/>
          <w:szCs w:val="22"/>
        </w:rPr>
        <w:t xml:space="preserve"> To b</w:t>
      </w:r>
      <w:r w:rsidR="00CB3C4D" w:rsidRPr="00A53549">
        <w:rPr>
          <w:sz w:val="22"/>
          <w:szCs w:val="22"/>
        </w:rPr>
        <w:t>ook</w:t>
      </w:r>
      <w:r w:rsidRPr="00A53549">
        <w:rPr>
          <w:sz w:val="22"/>
          <w:szCs w:val="22"/>
        </w:rPr>
        <w:t xml:space="preserve"> the </w:t>
      </w:r>
      <w:r w:rsidR="00CB3C4D" w:rsidRPr="00A53549">
        <w:rPr>
          <w:sz w:val="22"/>
          <w:szCs w:val="22"/>
        </w:rPr>
        <w:t>turf</w:t>
      </w:r>
      <w:r w:rsidRPr="00A53549">
        <w:rPr>
          <w:sz w:val="22"/>
          <w:szCs w:val="22"/>
        </w:rPr>
        <w:t xml:space="preserve"> following are the condition</w:t>
      </w:r>
    </w:p>
    <w:p w14:paraId="26F22A73" w14:textId="77777777" w:rsidR="00FB6ABE" w:rsidRPr="00A53549" w:rsidRDefault="00FB6ABE" w:rsidP="00FB6ABE">
      <w:pPr>
        <w:rPr>
          <w:sz w:val="22"/>
          <w:szCs w:val="22"/>
        </w:rPr>
      </w:pPr>
    </w:p>
    <w:p w14:paraId="66770501" w14:textId="3F4E5E4D" w:rsidR="00FB6ABE" w:rsidRPr="00A53549" w:rsidRDefault="00FB6ABE" w:rsidP="000B4DBA">
      <w:pPr>
        <w:rPr>
          <w:sz w:val="22"/>
          <w:szCs w:val="22"/>
        </w:rPr>
      </w:pPr>
      <w:r w:rsidRPr="00A53549">
        <w:rPr>
          <w:sz w:val="22"/>
          <w:szCs w:val="22"/>
        </w:rPr>
        <w:t>1.</w:t>
      </w:r>
      <w:r w:rsidRPr="00A53549">
        <w:rPr>
          <w:sz w:val="22"/>
          <w:szCs w:val="22"/>
        </w:rPr>
        <w:tab/>
      </w:r>
      <w:r w:rsidR="000B4DBA" w:rsidRPr="00A53549">
        <w:rPr>
          <w:sz w:val="22"/>
          <w:szCs w:val="22"/>
        </w:rPr>
        <w:t>Bank Details</w:t>
      </w:r>
    </w:p>
    <w:p w14:paraId="7F07F1CB" w14:textId="7089FE4C" w:rsidR="00FB6ABE" w:rsidRPr="00A53549" w:rsidRDefault="003575C8" w:rsidP="00FB6ABE">
      <w:pPr>
        <w:rPr>
          <w:sz w:val="22"/>
          <w:szCs w:val="22"/>
        </w:rPr>
      </w:pPr>
      <w:r w:rsidRPr="00A53549">
        <w:rPr>
          <w:sz w:val="22"/>
          <w:szCs w:val="22"/>
        </w:rPr>
        <w:t>2</w:t>
      </w:r>
      <w:r w:rsidR="00FB6ABE" w:rsidRPr="00A53549">
        <w:rPr>
          <w:sz w:val="22"/>
          <w:szCs w:val="22"/>
        </w:rPr>
        <w:t>.</w:t>
      </w:r>
      <w:r w:rsidR="00FB6ABE" w:rsidRPr="00A53549">
        <w:rPr>
          <w:sz w:val="22"/>
          <w:szCs w:val="22"/>
        </w:rPr>
        <w:tab/>
        <w:t>P</w:t>
      </w:r>
      <w:r w:rsidR="00BB3059" w:rsidRPr="00A53549">
        <w:rPr>
          <w:sz w:val="22"/>
          <w:szCs w:val="22"/>
        </w:rPr>
        <w:t>ayment method</w:t>
      </w:r>
    </w:p>
    <w:p w14:paraId="6ED3F14E" w14:textId="77777777" w:rsidR="00BA62D6" w:rsidRPr="00A53549" w:rsidRDefault="00BA62D6" w:rsidP="00FB6ABE">
      <w:pPr>
        <w:rPr>
          <w:sz w:val="22"/>
          <w:szCs w:val="22"/>
        </w:rPr>
      </w:pPr>
    </w:p>
    <w:p w14:paraId="53DD2137" w14:textId="04806A19" w:rsidR="00BA62D6" w:rsidRPr="00A53549" w:rsidRDefault="008C30A9" w:rsidP="001221A1">
      <w:pPr>
        <w:ind w:left="0"/>
        <w:rPr>
          <w:b/>
          <w:szCs w:val="24"/>
        </w:rPr>
      </w:pPr>
      <w:r w:rsidRPr="00A53549">
        <w:rPr>
          <w:b/>
          <w:szCs w:val="24"/>
        </w:rPr>
        <w:t>3</w:t>
      </w:r>
      <w:r w:rsidR="001221A1" w:rsidRPr="00A53549">
        <w:rPr>
          <w:b/>
          <w:szCs w:val="24"/>
        </w:rPr>
        <w:t>.2.</w:t>
      </w:r>
      <w:r w:rsidRPr="00A53549">
        <w:rPr>
          <w:b/>
          <w:szCs w:val="24"/>
        </w:rPr>
        <w:t>2</w:t>
      </w:r>
      <w:r w:rsidR="001221A1" w:rsidRPr="00A53549">
        <w:rPr>
          <w:b/>
          <w:szCs w:val="24"/>
        </w:rPr>
        <w:t xml:space="preserve"> </w:t>
      </w:r>
      <w:r w:rsidR="00BA62D6" w:rsidRPr="00A53549">
        <w:rPr>
          <w:b/>
          <w:szCs w:val="24"/>
        </w:rPr>
        <w:t>Payback Process</w:t>
      </w:r>
    </w:p>
    <w:p w14:paraId="655019C3" w14:textId="77777777" w:rsidR="00BA62D6" w:rsidRPr="00A53549" w:rsidRDefault="00BA62D6" w:rsidP="00BA62D6">
      <w:pPr>
        <w:rPr>
          <w:sz w:val="22"/>
          <w:szCs w:val="22"/>
        </w:rPr>
      </w:pPr>
    </w:p>
    <w:p w14:paraId="4CF9456D" w14:textId="77777777" w:rsidR="00BA62D6" w:rsidRPr="00A53549" w:rsidRDefault="00BA62D6" w:rsidP="00BA62D6">
      <w:pPr>
        <w:rPr>
          <w:sz w:val="22"/>
          <w:szCs w:val="22"/>
        </w:rPr>
      </w:pPr>
      <w:r w:rsidRPr="00A53549">
        <w:rPr>
          <w:sz w:val="22"/>
          <w:szCs w:val="22"/>
        </w:rPr>
        <w:t>•</w:t>
      </w:r>
      <w:r w:rsidRPr="00A53549">
        <w:rPr>
          <w:sz w:val="22"/>
          <w:szCs w:val="22"/>
        </w:rPr>
        <w:tab/>
        <w:t>In payback process system following are the conditions</w:t>
      </w:r>
    </w:p>
    <w:p w14:paraId="11E93C8B" w14:textId="77777777" w:rsidR="00BA62D6" w:rsidRPr="00A53549" w:rsidRDefault="00BA62D6" w:rsidP="00BA62D6">
      <w:pPr>
        <w:rPr>
          <w:sz w:val="22"/>
          <w:szCs w:val="22"/>
        </w:rPr>
      </w:pPr>
    </w:p>
    <w:p w14:paraId="1AE2B33F" w14:textId="5B9527F4" w:rsidR="00F367D8" w:rsidRPr="00A53549" w:rsidRDefault="00BA62D6" w:rsidP="00E62808">
      <w:pPr>
        <w:rPr>
          <w:sz w:val="22"/>
          <w:szCs w:val="22"/>
        </w:rPr>
      </w:pPr>
      <w:r w:rsidRPr="00A53549">
        <w:rPr>
          <w:sz w:val="22"/>
          <w:szCs w:val="22"/>
        </w:rPr>
        <w:t xml:space="preserve"> 1.</w:t>
      </w:r>
      <w:r w:rsidR="00A66B93" w:rsidRPr="00A53549">
        <w:rPr>
          <w:sz w:val="22"/>
          <w:szCs w:val="22"/>
        </w:rPr>
        <w:t xml:space="preserve"> </w:t>
      </w:r>
      <w:r w:rsidRPr="00A53549">
        <w:rPr>
          <w:sz w:val="22"/>
          <w:szCs w:val="22"/>
        </w:rPr>
        <w:t xml:space="preserve">If somehow </w:t>
      </w:r>
      <w:r w:rsidR="008055F7" w:rsidRPr="00A53549">
        <w:rPr>
          <w:sz w:val="22"/>
          <w:szCs w:val="22"/>
        </w:rPr>
        <w:t>payment</w:t>
      </w:r>
      <w:r w:rsidRPr="00A53549">
        <w:rPr>
          <w:sz w:val="22"/>
          <w:szCs w:val="22"/>
        </w:rPr>
        <w:t xml:space="preserve"> is not </w:t>
      </w:r>
      <w:r w:rsidR="00E62808" w:rsidRPr="00A53549">
        <w:rPr>
          <w:sz w:val="22"/>
          <w:szCs w:val="22"/>
        </w:rPr>
        <w:t>successful</w:t>
      </w:r>
    </w:p>
    <w:p w14:paraId="06033AF4" w14:textId="77777777" w:rsidR="00F367D8" w:rsidRPr="00A53549" w:rsidRDefault="00F367D8" w:rsidP="00BA62D6">
      <w:pPr>
        <w:rPr>
          <w:sz w:val="22"/>
          <w:szCs w:val="22"/>
        </w:rPr>
      </w:pPr>
    </w:p>
    <w:p w14:paraId="44F9458F" w14:textId="7570BC4B" w:rsidR="00F367D8" w:rsidRPr="00A53549" w:rsidRDefault="000674C1" w:rsidP="001221A1">
      <w:pPr>
        <w:ind w:left="0"/>
        <w:rPr>
          <w:b/>
          <w:szCs w:val="24"/>
        </w:rPr>
      </w:pPr>
      <w:r w:rsidRPr="00A53549">
        <w:rPr>
          <w:b/>
          <w:szCs w:val="24"/>
        </w:rPr>
        <w:t>3</w:t>
      </w:r>
      <w:r w:rsidR="001221A1" w:rsidRPr="00A53549">
        <w:rPr>
          <w:b/>
          <w:szCs w:val="24"/>
        </w:rPr>
        <w:t>.2.</w:t>
      </w:r>
      <w:r w:rsidRPr="00A53549">
        <w:rPr>
          <w:b/>
          <w:szCs w:val="24"/>
        </w:rPr>
        <w:t>3</w:t>
      </w:r>
      <w:r w:rsidR="001221A1" w:rsidRPr="00A53549">
        <w:rPr>
          <w:b/>
          <w:szCs w:val="24"/>
        </w:rPr>
        <w:t xml:space="preserve"> </w:t>
      </w:r>
      <w:r w:rsidR="00F367D8" w:rsidRPr="00A53549">
        <w:rPr>
          <w:b/>
          <w:szCs w:val="24"/>
        </w:rPr>
        <w:t xml:space="preserve">Cancel </w:t>
      </w:r>
      <w:r w:rsidR="00E62808" w:rsidRPr="00A53549">
        <w:rPr>
          <w:b/>
          <w:szCs w:val="24"/>
        </w:rPr>
        <w:t>Booking</w:t>
      </w:r>
    </w:p>
    <w:p w14:paraId="29EE4B27" w14:textId="77777777" w:rsidR="00F367D8" w:rsidRPr="00A53549" w:rsidRDefault="00F367D8" w:rsidP="00F367D8">
      <w:pPr>
        <w:rPr>
          <w:sz w:val="22"/>
          <w:szCs w:val="22"/>
        </w:rPr>
      </w:pPr>
    </w:p>
    <w:p w14:paraId="35C5E698" w14:textId="15ED45F2" w:rsidR="00F367D8" w:rsidRPr="00A53549" w:rsidRDefault="003C6358" w:rsidP="00F367D8">
      <w:pPr>
        <w:rPr>
          <w:sz w:val="22"/>
          <w:szCs w:val="22"/>
        </w:rPr>
      </w:pPr>
      <w:r w:rsidRPr="00A53549">
        <w:rPr>
          <w:sz w:val="22"/>
          <w:szCs w:val="22"/>
        </w:rPr>
        <w:t>•</w:t>
      </w:r>
      <w:r w:rsidRPr="00A53549">
        <w:rPr>
          <w:sz w:val="22"/>
          <w:szCs w:val="22"/>
        </w:rPr>
        <w:tab/>
        <w:t xml:space="preserve">Before paying </w:t>
      </w:r>
      <w:r w:rsidR="007F054F" w:rsidRPr="00A53549">
        <w:rPr>
          <w:sz w:val="22"/>
          <w:szCs w:val="22"/>
        </w:rPr>
        <w:t>user</w:t>
      </w:r>
      <w:r w:rsidRPr="00A53549">
        <w:rPr>
          <w:sz w:val="22"/>
          <w:szCs w:val="22"/>
        </w:rPr>
        <w:t xml:space="preserve"> </w:t>
      </w:r>
      <w:r w:rsidR="00F367D8" w:rsidRPr="00A53549">
        <w:rPr>
          <w:sz w:val="22"/>
          <w:szCs w:val="22"/>
        </w:rPr>
        <w:t xml:space="preserve">can cancel the </w:t>
      </w:r>
      <w:r w:rsidR="007F054F" w:rsidRPr="00A53549">
        <w:rPr>
          <w:sz w:val="22"/>
          <w:szCs w:val="22"/>
        </w:rPr>
        <w:t>booking</w:t>
      </w:r>
      <w:r w:rsidR="00F367D8" w:rsidRPr="00A53549">
        <w:rPr>
          <w:sz w:val="22"/>
          <w:szCs w:val="22"/>
        </w:rPr>
        <w:t xml:space="preserve"> in following condition</w:t>
      </w:r>
    </w:p>
    <w:p w14:paraId="042C1D61" w14:textId="77777777" w:rsidR="00F367D8" w:rsidRPr="00A53549" w:rsidRDefault="00F367D8" w:rsidP="00F367D8">
      <w:pPr>
        <w:rPr>
          <w:sz w:val="22"/>
          <w:szCs w:val="22"/>
        </w:rPr>
      </w:pPr>
    </w:p>
    <w:p w14:paraId="2B6FC2A5" w14:textId="042AAC90" w:rsidR="00F367D8" w:rsidRPr="00A53549" w:rsidRDefault="003C6358" w:rsidP="008D46FF">
      <w:pPr>
        <w:rPr>
          <w:sz w:val="22"/>
          <w:szCs w:val="22"/>
        </w:rPr>
      </w:pPr>
      <w:r w:rsidRPr="00A53549">
        <w:rPr>
          <w:sz w:val="22"/>
          <w:szCs w:val="22"/>
        </w:rPr>
        <w:t xml:space="preserve">            1. </w:t>
      </w:r>
      <w:r w:rsidR="00F367D8" w:rsidRPr="00A53549">
        <w:rPr>
          <w:sz w:val="22"/>
          <w:szCs w:val="22"/>
        </w:rPr>
        <w:t xml:space="preserve">If the </w:t>
      </w:r>
      <w:r w:rsidR="007F054F" w:rsidRPr="00A53549">
        <w:rPr>
          <w:sz w:val="22"/>
          <w:szCs w:val="22"/>
        </w:rPr>
        <w:t>turf</w:t>
      </w:r>
      <w:r w:rsidR="00F367D8" w:rsidRPr="00A53549">
        <w:rPr>
          <w:sz w:val="22"/>
          <w:szCs w:val="22"/>
        </w:rPr>
        <w:t xml:space="preserve"> does not fulfil the requirement </w:t>
      </w:r>
    </w:p>
    <w:p w14:paraId="586B9395" w14:textId="32099C76" w:rsidR="00E76E4B" w:rsidRPr="00A53549" w:rsidRDefault="003C6358" w:rsidP="00E76E4B">
      <w:pPr>
        <w:rPr>
          <w:sz w:val="22"/>
          <w:szCs w:val="22"/>
        </w:rPr>
      </w:pPr>
      <w:r w:rsidRPr="00A53549">
        <w:rPr>
          <w:sz w:val="22"/>
          <w:szCs w:val="22"/>
        </w:rPr>
        <w:t xml:space="preserve">            2. </w:t>
      </w:r>
      <w:r w:rsidR="00F367D8" w:rsidRPr="00A53549">
        <w:rPr>
          <w:sz w:val="22"/>
          <w:szCs w:val="22"/>
        </w:rPr>
        <w:t xml:space="preserve">If price goes out of his </w:t>
      </w:r>
      <w:r w:rsidR="00567514" w:rsidRPr="00A53549">
        <w:rPr>
          <w:sz w:val="22"/>
          <w:szCs w:val="22"/>
        </w:rPr>
        <w:t>budge</w:t>
      </w:r>
      <w:r w:rsidR="00236124" w:rsidRPr="00A53549">
        <w:rPr>
          <w:sz w:val="22"/>
          <w:szCs w:val="22"/>
        </w:rPr>
        <w:t>t</w:t>
      </w:r>
    </w:p>
    <w:p w14:paraId="5A434C05" w14:textId="77777777" w:rsidR="008D46FF" w:rsidRPr="00A53549" w:rsidRDefault="008D46FF" w:rsidP="004C5105">
      <w:pPr>
        <w:ind w:left="810"/>
      </w:pPr>
    </w:p>
    <w:p w14:paraId="62C83C66" w14:textId="77777777" w:rsidR="002C76F7" w:rsidRPr="00A53549" w:rsidRDefault="002C76F7">
      <w:pPr>
        <w:pStyle w:val="Heading4"/>
        <w:numPr>
          <w:ilvl w:val="1"/>
          <w:numId w:val="14"/>
        </w:numPr>
        <w:ind w:left="720"/>
        <w:rPr>
          <w:i w:val="0"/>
          <w:sz w:val="32"/>
          <w:szCs w:val="32"/>
        </w:rPr>
      </w:pPr>
      <w:r w:rsidRPr="00A53549">
        <w:rPr>
          <w:i w:val="0"/>
          <w:sz w:val="32"/>
          <w:szCs w:val="32"/>
        </w:rPr>
        <w:t>Admin Module</w:t>
      </w:r>
    </w:p>
    <w:p w14:paraId="36C1F411" w14:textId="77777777" w:rsidR="00D64CA3" w:rsidRPr="00A53549" w:rsidRDefault="00D64CA3" w:rsidP="00D64CA3">
      <w:pPr>
        <w:rPr>
          <w:b/>
          <w:sz w:val="22"/>
          <w:szCs w:val="22"/>
        </w:rPr>
      </w:pPr>
      <w:r w:rsidRPr="00A53549">
        <w:rPr>
          <w:b/>
          <w:sz w:val="22"/>
          <w:szCs w:val="22"/>
        </w:rPr>
        <w:t xml:space="preserve">• </w:t>
      </w:r>
      <w:r w:rsidRPr="00A53549">
        <w:rPr>
          <w:rFonts w:eastAsiaTheme="minorEastAsia"/>
          <w:sz w:val="22"/>
          <w:szCs w:val="22"/>
          <w:lang w:val="en-US" w:eastAsia="ja-JP"/>
        </w:rPr>
        <w:t>Administrator</w:t>
      </w:r>
      <w:r w:rsidRPr="00A53549">
        <w:rPr>
          <w:b/>
          <w:sz w:val="22"/>
          <w:szCs w:val="22"/>
        </w:rPr>
        <w:t xml:space="preserve"> </w:t>
      </w:r>
      <w:r w:rsidRPr="00A53549">
        <w:rPr>
          <w:rFonts w:eastAsiaTheme="minorEastAsia"/>
          <w:sz w:val="22"/>
          <w:szCs w:val="22"/>
          <w:lang w:val="en-US" w:eastAsia="ja-JP"/>
        </w:rPr>
        <w:t>should be responsible for following activities</w:t>
      </w:r>
      <w:r w:rsidRPr="00A53549">
        <w:rPr>
          <w:b/>
          <w:sz w:val="22"/>
          <w:szCs w:val="22"/>
        </w:rPr>
        <w:t>,</w:t>
      </w:r>
    </w:p>
    <w:p w14:paraId="49BCEFF1" w14:textId="572B60A4" w:rsidR="00F97686" w:rsidRPr="00A53549" w:rsidRDefault="00202707">
      <w:pPr>
        <w:pStyle w:val="Heading3"/>
        <w:numPr>
          <w:ilvl w:val="2"/>
          <w:numId w:val="14"/>
        </w:numPr>
        <w:rPr>
          <w:lang w:eastAsia="ja-JP"/>
        </w:rPr>
      </w:pPr>
      <w:r>
        <w:t xml:space="preserve"> </w:t>
      </w:r>
      <w:r w:rsidR="00F97686" w:rsidRPr="00A53549">
        <w:t>Login Process</w:t>
      </w:r>
    </w:p>
    <w:p w14:paraId="704DBA21" w14:textId="77777777" w:rsidR="00F97686" w:rsidRPr="00A53549" w:rsidRDefault="00F97686" w:rsidP="00F97686">
      <w:pPr>
        <w:rPr>
          <w:lang w:eastAsia="ja-JP"/>
        </w:rPr>
      </w:pPr>
    </w:p>
    <w:p w14:paraId="70EA6C10" w14:textId="447946FC" w:rsidR="00F97686" w:rsidRPr="00A53549" w:rsidRDefault="00EE3C52" w:rsidP="00F97686">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F97686" w:rsidRPr="00A53549">
        <w:rPr>
          <w:rFonts w:ascii="Times New Roman" w:hAnsi="Times New Roman" w:cs="Times New Roman"/>
        </w:rPr>
        <w:t xml:space="preserve"> System always compels </w:t>
      </w:r>
      <w:r w:rsidR="003C6358" w:rsidRPr="00A53549">
        <w:rPr>
          <w:rFonts w:ascii="Times New Roman" w:hAnsi="Times New Roman" w:cs="Times New Roman"/>
        </w:rPr>
        <w:t xml:space="preserve">user </w:t>
      </w:r>
      <w:r w:rsidR="00F97686" w:rsidRPr="00A53549">
        <w:rPr>
          <w:rFonts w:ascii="Times New Roman" w:hAnsi="Times New Roman" w:cs="Times New Roman"/>
        </w:rPr>
        <w:t>authentication before using itself except when a new account is successfully created.</w:t>
      </w:r>
    </w:p>
    <w:p w14:paraId="6C408730" w14:textId="77777777" w:rsidR="00F97686" w:rsidRPr="00A53549" w:rsidRDefault="00F97686" w:rsidP="00F97686">
      <w:pPr>
        <w:pStyle w:val="ListParagraph"/>
        <w:rPr>
          <w:rFonts w:ascii="Times New Roman" w:hAnsi="Times New Roman" w:cs="Times New Roman"/>
        </w:rPr>
      </w:pPr>
    </w:p>
    <w:p w14:paraId="028F3381"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user authentication demands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Password.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checked in three ways.</w:t>
      </w:r>
    </w:p>
    <w:p w14:paraId="4AB7811A" w14:textId="77777777" w:rsidR="00F97686" w:rsidRPr="00A53549" w:rsidRDefault="00F97686" w:rsidP="00F97686">
      <w:pPr>
        <w:pStyle w:val="ListParagraph"/>
        <w:rPr>
          <w:rFonts w:ascii="Times New Roman" w:hAnsi="Times New Roman" w:cs="Times New Roman"/>
        </w:rPr>
      </w:pPr>
    </w:p>
    <w:p w14:paraId="7CE0A6D9"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existed and correct. </w:t>
      </w:r>
    </w:p>
    <w:p w14:paraId="516DD2F5" w14:textId="77777777" w:rsidR="00F97686" w:rsidRPr="00A53549" w:rsidRDefault="00F97686">
      <w:pPr>
        <w:pStyle w:val="ListParagraph"/>
        <w:numPr>
          <w:ilvl w:val="0"/>
          <w:numId w:val="10"/>
        </w:numPr>
        <w:rPr>
          <w:rFonts w:ascii="Times New Roman" w:hAnsi="Times New Roman" w:cs="Times New Roman"/>
        </w:rPr>
      </w:pPr>
      <w:r w:rsidRPr="00A53549">
        <w:rPr>
          <w:rFonts w:ascii="Times New Roman" w:hAnsi="Times New Roman" w:cs="Times New Roman"/>
        </w:rPr>
        <w:t xml:space="preserve">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are not equal to what the </w:t>
      </w:r>
      <w:r w:rsidR="003C6358" w:rsidRPr="00A53549">
        <w:rPr>
          <w:rFonts w:ascii="Times New Roman" w:hAnsi="Times New Roman" w:cs="Times New Roman"/>
        </w:rPr>
        <w:t xml:space="preserve">admin </w:t>
      </w:r>
      <w:r w:rsidRPr="00A53549">
        <w:rPr>
          <w:rFonts w:ascii="Times New Roman" w:hAnsi="Times New Roman" w:cs="Times New Roman"/>
        </w:rPr>
        <w:t xml:space="preserve">has registered, the </w:t>
      </w:r>
      <w:r w:rsidR="003C6358" w:rsidRPr="00A53549">
        <w:rPr>
          <w:rFonts w:ascii="Times New Roman" w:hAnsi="Times New Roman" w:cs="Times New Roman"/>
        </w:rPr>
        <w:t>Admin</w:t>
      </w:r>
      <w:r w:rsidRPr="00A53549">
        <w:rPr>
          <w:rFonts w:ascii="Times New Roman" w:hAnsi="Times New Roman" w:cs="Times New Roman"/>
        </w:rPr>
        <w:t xml:space="preserve"> authentication cannot be provided.</w:t>
      </w:r>
    </w:p>
    <w:p w14:paraId="7D42F238" w14:textId="77777777" w:rsidR="00F97686" w:rsidRPr="00A53549" w:rsidRDefault="00F97686" w:rsidP="00F97686">
      <w:pPr>
        <w:pStyle w:val="ListParagraph"/>
        <w:ind w:left="1440"/>
        <w:rPr>
          <w:rFonts w:ascii="Times New Roman" w:hAnsi="Times New Roman" w:cs="Times New Roman"/>
        </w:rPr>
      </w:pPr>
    </w:p>
    <w:p w14:paraId="0C5339CB"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Second, the User Type linked to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w:t>
      </w:r>
      <w:r w:rsidR="00392EBA" w:rsidRPr="00A53549">
        <w:rPr>
          <w:rFonts w:ascii="Times New Roman" w:hAnsi="Times New Roman" w:cs="Times New Roman"/>
        </w:rPr>
        <w:t>Admin</w:t>
      </w:r>
      <w:r w:rsidRPr="00A53549">
        <w:rPr>
          <w:rFonts w:ascii="Times New Roman" w:hAnsi="Times New Roman" w:cs="Times New Roman"/>
        </w:rPr>
        <w:t xml:space="preserve">". </w:t>
      </w:r>
    </w:p>
    <w:p w14:paraId="6FDCE680" w14:textId="77777777" w:rsidR="00F97686" w:rsidRPr="00A53549" w:rsidRDefault="00F97686">
      <w:pPr>
        <w:pStyle w:val="ListParagraph"/>
        <w:numPr>
          <w:ilvl w:val="0"/>
          <w:numId w:val="10"/>
        </w:numPr>
        <w:rPr>
          <w:rFonts w:ascii="Times New Roman" w:hAnsi="Times New Roman" w:cs="Times New Roman"/>
        </w:rPr>
      </w:pPr>
      <w:r w:rsidRPr="00A53549">
        <w:rPr>
          <w:rFonts w:ascii="Times New Roman" w:hAnsi="Times New Roman" w:cs="Times New Roman"/>
        </w:rPr>
        <w:t>When the User Type is "Admin", user can be placed on “Admin Home”.</w:t>
      </w:r>
    </w:p>
    <w:p w14:paraId="0883C0D4" w14:textId="77777777" w:rsidR="00F97686" w:rsidRPr="00A53549" w:rsidRDefault="00F97686" w:rsidP="00F97686">
      <w:pPr>
        <w:pStyle w:val="ListParagraph"/>
        <w:ind w:left="1800"/>
        <w:rPr>
          <w:rFonts w:ascii="Times New Roman" w:hAnsi="Times New Roman" w:cs="Times New Roman"/>
        </w:rPr>
      </w:pPr>
    </w:p>
    <w:p w14:paraId="4189301A"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Finally,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available. </w:t>
      </w:r>
    </w:p>
    <w:p w14:paraId="767A9A0C" w14:textId="3E7FCC19" w:rsidR="00F97686" w:rsidRPr="00A53549" w:rsidRDefault="00F97686">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Administrator can decide whether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available or suspended</w:t>
      </w:r>
      <w:r w:rsidR="009C5B46" w:rsidRPr="00A53549">
        <w:rPr>
          <w:rFonts w:ascii="Times New Roman" w:hAnsi="Times New Roman" w:cs="Times New Roman"/>
        </w:rPr>
        <w:t>.</w:t>
      </w:r>
    </w:p>
    <w:p w14:paraId="5874AF5A" w14:textId="77777777" w:rsidR="00F97686" w:rsidRPr="00A53549" w:rsidRDefault="00F97686">
      <w:pPr>
        <w:pStyle w:val="ListParagraph"/>
        <w:numPr>
          <w:ilvl w:val="0"/>
          <w:numId w:val="10"/>
        </w:numPr>
        <w:rPr>
          <w:rFonts w:ascii="Times New Roman" w:hAnsi="Times New Roman" w:cs="Times New Roman"/>
        </w:rPr>
      </w:pPr>
      <w:r w:rsidRPr="00A53549">
        <w:rPr>
          <w:rFonts w:ascii="Times New Roman" w:hAnsi="Times New Roman" w:cs="Times New Roman"/>
        </w:rPr>
        <w:t xml:space="preserve">If user is rejected, user authentication is not provided for system user. </w:t>
      </w:r>
    </w:p>
    <w:p w14:paraId="0F77E63E" w14:textId="77777777" w:rsidR="00F97686" w:rsidRPr="00A53549" w:rsidRDefault="00F97686" w:rsidP="00F97686">
      <w:pPr>
        <w:pStyle w:val="ListParagraph"/>
        <w:rPr>
          <w:rFonts w:ascii="Times New Roman" w:hAnsi="Times New Roman" w:cs="Times New Roman"/>
          <w:shd w:val="pct15" w:color="auto" w:fill="FFFFFF"/>
        </w:rPr>
      </w:pPr>
    </w:p>
    <w:p w14:paraId="05C88423"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w:t>
      </w:r>
      <w:r w:rsidR="00A7691C" w:rsidRPr="00A53549">
        <w:rPr>
          <w:rFonts w:ascii="Times New Roman" w:hAnsi="Times New Roman" w:cs="Times New Roman"/>
        </w:rPr>
        <w:t xml:space="preserve">Admin </w:t>
      </w:r>
      <w:r w:rsidRPr="00A53549">
        <w:rPr>
          <w:rFonts w:ascii="Times New Roman" w:hAnsi="Times New Roman" w:cs="Times New Roman"/>
        </w:rPr>
        <w:t>account should alive for so long as the duration decided by Admin.</w:t>
      </w:r>
    </w:p>
    <w:p w14:paraId="7881DB3F" w14:textId="77777777" w:rsidR="00F97686" w:rsidRPr="00A53549" w:rsidRDefault="00F97686" w:rsidP="00F97686">
      <w:pPr>
        <w:pStyle w:val="ListParagraph"/>
        <w:ind w:left="1440"/>
        <w:rPr>
          <w:rFonts w:ascii="Times New Roman" w:hAnsi="Times New Roman" w:cs="Times New Roman"/>
        </w:rPr>
      </w:pPr>
    </w:p>
    <w:p w14:paraId="28C50A5B"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three checks are successfully completed, </w:t>
      </w:r>
      <w:r w:rsidR="00A7691C" w:rsidRPr="00A53549">
        <w:rPr>
          <w:rFonts w:ascii="Times New Roman" w:hAnsi="Times New Roman" w:cs="Times New Roman"/>
        </w:rPr>
        <w:t xml:space="preserve">Admin </w:t>
      </w:r>
      <w:r w:rsidRPr="00A53549">
        <w:rPr>
          <w:rFonts w:ascii="Times New Roman" w:hAnsi="Times New Roman" w:cs="Times New Roman"/>
        </w:rPr>
        <w:t xml:space="preserve">can be placed on respected page. </w:t>
      </w:r>
    </w:p>
    <w:p w14:paraId="2A2B1250" w14:textId="77777777" w:rsidR="00F97686" w:rsidRPr="00A53549" w:rsidRDefault="00F97686" w:rsidP="00F97686">
      <w:pPr>
        <w:pStyle w:val="ListParagraph"/>
        <w:rPr>
          <w:rFonts w:ascii="Times New Roman" w:hAnsi="Times New Roman" w:cs="Times New Roman"/>
        </w:rPr>
      </w:pPr>
    </w:p>
    <w:p w14:paraId="516A44F4" w14:textId="3CA010A9"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w:t>
      </w:r>
      <w:r w:rsidR="00392EBA" w:rsidRPr="00A53549">
        <w:rPr>
          <w:rFonts w:ascii="Times New Roman" w:hAnsi="Times New Roman" w:cs="Times New Roman"/>
        </w:rPr>
        <w:t>Admin</w:t>
      </w:r>
      <w:r w:rsidRPr="00A53549">
        <w:rPr>
          <w:rFonts w:ascii="Times New Roman" w:hAnsi="Times New Roman" w:cs="Times New Roman"/>
        </w:rPr>
        <w:t xml:space="preserve"> Home” provides  some items described as below.</w:t>
      </w:r>
    </w:p>
    <w:p w14:paraId="74E41FD3" w14:textId="77777777" w:rsidR="00F97686" w:rsidRPr="00A53549" w:rsidRDefault="00F97686" w:rsidP="00F97686">
      <w:pPr>
        <w:pStyle w:val="ListParagraph"/>
        <w:rPr>
          <w:rFonts w:ascii="Times New Roman" w:hAnsi="Times New Roman" w:cs="Times New Roman"/>
        </w:rPr>
      </w:pPr>
    </w:p>
    <w:p w14:paraId="6EA5E406" w14:textId="77777777"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A trigger to logout</w:t>
      </w:r>
    </w:p>
    <w:p w14:paraId="6D29BC7A" w14:textId="77777777"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lastRenderedPageBreak/>
        <w:t>A trigger to update Account</w:t>
      </w:r>
    </w:p>
    <w:p w14:paraId="75308FB9" w14:textId="77777777"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A trigger to Change Password</w:t>
      </w:r>
    </w:p>
    <w:p w14:paraId="6306B2B4" w14:textId="6F20BD8C"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 xml:space="preserve">A trigger to Search </w:t>
      </w:r>
      <w:r w:rsidR="00882F9B" w:rsidRPr="00A53549">
        <w:rPr>
          <w:rFonts w:ascii="Times New Roman" w:hAnsi="Times New Roman" w:cs="Times New Roman"/>
        </w:rPr>
        <w:t>Turf</w:t>
      </w:r>
    </w:p>
    <w:p w14:paraId="13027F08" w14:textId="6CE0E6E0"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A trigger to Publish</w:t>
      </w:r>
      <w:r w:rsidR="0056590E" w:rsidRPr="00A53549">
        <w:rPr>
          <w:rFonts w:ascii="Times New Roman" w:hAnsi="Times New Roman" w:cs="Times New Roman"/>
        </w:rPr>
        <w:t xml:space="preserve"> Turf</w:t>
      </w:r>
      <w:r w:rsidRPr="00A53549">
        <w:rPr>
          <w:rFonts w:ascii="Times New Roman" w:hAnsi="Times New Roman" w:cs="Times New Roman"/>
        </w:rPr>
        <w:t xml:space="preserve"> for </w:t>
      </w:r>
      <w:r w:rsidR="0056590E" w:rsidRPr="00A53549">
        <w:rPr>
          <w:rFonts w:ascii="Times New Roman" w:hAnsi="Times New Roman" w:cs="Times New Roman"/>
        </w:rPr>
        <w:t>Booking</w:t>
      </w:r>
    </w:p>
    <w:p w14:paraId="61D00F00" w14:textId="5EC4030A"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 xml:space="preserve">A trigger to Update </w:t>
      </w:r>
      <w:r w:rsidR="0056590E" w:rsidRPr="00A53549">
        <w:rPr>
          <w:rFonts w:ascii="Times New Roman" w:hAnsi="Times New Roman" w:cs="Times New Roman"/>
        </w:rPr>
        <w:t xml:space="preserve">Turf </w:t>
      </w:r>
      <w:r w:rsidRPr="00A53549">
        <w:rPr>
          <w:rFonts w:ascii="Times New Roman" w:hAnsi="Times New Roman" w:cs="Times New Roman"/>
        </w:rPr>
        <w:t>Information</w:t>
      </w:r>
    </w:p>
    <w:p w14:paraId="05DC5C94" w14:textId="06517C65"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 xml:space="preserve">A trigger to Delete </w:t>
      </w:r>
      <w:r w:rsidR="0056590E" w:rsidRPr="00A53549">
        <w:rPr>
          <w:rFonts w:ascii="Times New Roman" w:hAnsi="Times New Roman" w:cs="Times New Roman"/>
        </w:rPr>
        <w:t>Turf Information</w:t>
      </w:r>
    </w:p>
    <w:p w14:paraId="44B58543" w14:textId="265EC0FD" w:rsidR="00F97686" w:rsidRPr="00A53549" w:rsidRDefault="00F97686">
      <w:pPr>
        <w:pStyle w:val="ListParagraph"/>
        <w:numPr>
          <w:ilvl w:val="0"/>
          <w:numId w:val="25"/>
        </w:numPr>
        <w:rPr>
          <w:rFonts w:ascii="Times New Roman" w:hAnsi="Times New Roman" w:cs="Times New Roman"/>
        </w:rPr>
      </w:pPr>
      <w:r w:rsidRPr="00A53549">
        <w:rPr>
          <w:rFonts w:ascii="Times New Roman" w:hAnsi="Times New Roman" w:cs="Times New Roman"/>
        </w:rPr>
        <w:t xml:space="preserve">A trigger to Browse existing </w:t>
      </w:r>
      <w:r w:rsidR="0056590E" w:rsidRPr="00A53549">
        <w:rPr>
          <w:rFonts w:ascii="Times New Roman" w:hAnsi="Times New Roman" w:cs="Times New Roman"/>
        </w:rPr>
        <w:t>Information</w:t>
      </w:r>
    </w:p>
    <w:p w14:paraId="02C6442B" w14:textId="77777777" w:rsidR="00F97686" w:rsidRPr="00A53549" w:rsidRDefault="00F97686" w:rsidP="00F97686"/>
    <w:p w14:paraId="0B31DD85" w14:textId="77777777" w:rsidR="00F97686" w:rsidRPr="00A53549" w:rsidRDefault="00F97686">
      <w:pPr>
        <w:pStyle w:val="Heading3"/>
        <w:numPr>
          <w:ilvl w:val="2"/>
          <w:numId w:val="14"/>
        </w:numPr>
        <w:rPr>
          <w:lang w:eastAsia="ja-JP"/>
        </w:rPr>
      </w:pPr>
      <w:r w:rsidRPr="00A53549">
        <w:t>Forgot Password Process</w:t>
      </w:r>
    </w:p>
    <w:p w14:paraId="130BFE21" w14:textId="77777777" w:rsidR="00F97686" w:rsidRPr="00A53549" w:rsidRDefault="00F97686" w:rsidP="00F97686">
      <w:pPr>
        <w:rPr>
          <w:lang w:eastAsia="ja-JP"/>
        </w:rPr>
      </w:pPr>
    </w:p>
    <w:p w14:paraId="4E20F50C" w14:textId="040659E9"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A7691C" w:rsidRPr="00A53549">
        <w:rPr>
          <w:rFonts w:ascii="Times New Roman" w:hAnsi="Times New Roman" w:cs="Times New Roman"/>
        </w:rPr>
        <w:t xml:space="preserve">Admin </w:t>
      </w:r>
      <w:r w:rsidRPr="00A53549">
        <w:rPr>
          <w:rFonts w:ascii="Times New Roman" w:hAnsi="Times New Roman" w:cs="Times New Roman"/>
        </w:rPr>
        <w:t xml:space="preserve">lost their Password, the recovery method should be provided by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6165995F" w14:textId="77777777" w:rsidR="00F97686" w:rsidRPr="00A53549" w:rsidRDefault="00F97686" w:rsidP="00F97686">
      <w:pPr>
        <w:pStyle w:val="ListParagraph"/>
        <w:rPr>
          <w:rFonts w:ascii="Times New Roman" w:hAnsi="Times New Roman" w:cs="Times New Roman"/>
        </w:rPr>
      </w:pPr>
      <w:r w:rsidRPr="00A53549">
        <w:rPr>
          <w:rFonts w:ascii="Times New Roman" w:hAnsi="Times New Roman" w:cs="Times New Roman"/>
        </w:rPr>
        <w:t>The recovery method is described as below.</w:t>
      </w:r>
    </w:p>
    <w:p w14:paraId="11B9C91A" w14:textId="77777777" w:rsidR="00F97686" w:rsidRPr="00A53549" w:rsidRDefault="00F97686" w:rsidP="00F97686">
      <w:pPr>
        <w:pStyle w:val="ListParagraph"/>
        <w:rPr>
          <w:rFonts w:ascii="Times New Roman" w:hAnsi="Times New Roman" w:cs="Times New Roman"/>
        </w:rPr>
      </w:pPr>
    </w:p>
    <w:p w14:paraId="1F649A07" w14:textId="4C7CFE31"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w:t>
      </w:r>
      <w:r w:rsidR="00A7691C" w:rsidRPr="00A53549">
        <w:rPr>
          <w:rFonts w:ascii="Times New Roman" w:hAnsi="Times New Roman" w:cs="Times New Roman"/>
        </w:rPr>
        <w:t xml:space="preserve">Admin </w:t>
      </w:r>
      <w:r w:rsidRPr="00A53549">
        <w:rPr>
          <w:rFonts w:ascii="Times New Roman" w:hAnsi="Times New Roman" w:cs="Times New Roman"/>
        </w:rPr>
        <w:t xml:space="preserve">enters their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for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7175BF21" w14:textId="77777777" w:rsidR="00F97686" w:rsidRPr="00A53549" w:rsidRDefault="00F97686" w:rsidP="00F97686">
      <w:pPr>
        <w:pStyle w:val="ListParagraph"/>
        <w:ind w:left="1440"/>
        <w:rPr>
          <w:rFonts w:ascii="Times New Roman" w:hAnsi="Times New Roman" w:cs="Times New Roman"/>
        </w:rPr>
      </w:pPr>
    </w:p>
    <w:p w14:paraId="4D3244DB" w14:textId="77777777" w:rsidR="00F97686" w:rsidRPr="00A53549" w:rsidRDefault="00A7691C" w:rsidP="00F97686">
      <w:pPr>
        <w:pStyle w:val="ListParagraph"/>
        <w:numPr>
          <w:ilvl w:val="1"/>
          <w:numId w:val="2"/>
        </w:numPr>
        <w:rPr>
          <w:rFonts w:ascii="Times New Roman" w:hAnsi="Times New Roman" w:cs="Times New Roman"/>
        </w:rPr>
      </w:pPr>
      <w:r w:rsidRPr="00A53549">
        <w:rPr>
          <w:rFonts w:ascii="Times New Roman" w:hAnsi="Times New Roman" w:cs="Times New Roman"/>
        </w:rPr>
        <w:t>He will enter the E-</w:t>
      </w:r>
      <w:r w:rsidR="00BB25B1" w:rsidRPr="00A53549">
        <w:rPr>
          <w:rFonts w:ascii="Times New Roman" w:hAnsi="Times New Roman" w:cs="Times New Roman"/>
        </w:rPr>
        <w:t>mail id</w:t>
      </w:r>
      <w:r w:rsidR="00F97686" w:rsidRPr="00A53549">
        <w:rPr>
          <w:rFonts w:ascii="Times New Roman" w:hAnsi="Times New Roman" w:cs="Times New Roman"/>
        </w:rPr>
        <w:t xml:space="preserve"> since when the Account was created.</w:t>
      </w:r>
    </w:p>
    <w:p w14:paraId="1C8866BE" w14:textId="77777777" w:rsidR="00F97686" w:rsidRPr="00A53549" w:rsidRDefault="00F97686" w:rsidP="00F97686">
      <w:pPr>
        <w:pStyle w:val="ListParagraph"/>
        <w:ind w:left="1440"/>
        <w:rPr>
          <w:rFonts w:ascii="Times New Roman" w:hAnsi="Times New Roman" w:cs="Times New Roman"/>
        </w:rPr>
      </w:pPr>
    </w:p>
    <w:p w14:paraId="37DA510E" w14:textId="1D3C1CFE"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Only when the </w:t>
      </w:r>
      <w:r w:rsidR="00A7691C" w:rsidRPr="00A53549">
        <w:rPr>
          <w:rFonts w:ascii="Times New Roman" w:hAnsi="Times New Roman" w:cs="Times New Roman"/>
        </w:rPr>
        <w:t>E-mail</w:t>
      </w:r>
      <w:r w:rsidR="00BB25B1" w:rsidRPr="00A53549">
        <w:rPr>
          <w:rFonts w:ascii="Times New Roman" w:hAnsi="Times New Roman" w:cs="Times New Roman"/>
        </w:rPr>
        <w:t xml:space="preserve"> </w:t>
      </w:r>
      <w:r w:rsidR="00A7691C" w:rsidRPr="00A53549">
        <w:rPr>
          <w:rFonts w:ascii="Times New Roman" w:hAnsi="Times New Roman" w:cs="Times New Roman"/>
        </w:rPr>
        <w:t>Id</w:t>
      </w:r>
      <w:r w:rsidRPr="00A53549">
        <w:rPr>
          <w:rFonts w:ascii="Times New Roman" w:hAnsi="Times New Roman" w:cs="Times New Roman"/>
        </w:rPr>
        <w:t xml:space="preserve"> is correct, </w:t>
      </w:r>
      <w:r w:rsidR="00A7691C" w:rsidRPr="00A53549">
        <w:rPr>
          <w:rFonts w:ascii="Times New Roman" w:hAnsi="Times New Roman" w:cs="Times New Roman"/>
        </w:rPr>
        <w:t>Admin</w:t>
      </w:r>
      <w:r w:rsidRPr="00A53549">
        <w:rPr>
          <w:rFonts w:ascii="Times New Roman" w:hAnsi="Times New Roman" w:cs="Times New Roman"/>
        </w:rPr>
        <w:t xml:space="preserve"> get the </w:t>
      </w:r>
      <w:r w:rsidR="00516A70" w:rsidRPr="00A53549">
        <w:rPr>
          <w:rFonts w:ascii="Times New Roman" w:hAnsi="Times New Roman" w:cs="Times New Roman"/>
        </w:rPr>
        <w:t>OTP</w:t>
      </w:r>
      <w:r w:rsidRPr="00A53549">
        <w:rPr>
          <w:rFonts w:ascii="Times New Roman" w:hAnsi="Times New Roman" w:cs="Times New Roman"/>
        </w:rPr>
        <w:t xml:space="preserve"> by E-mail which </w:t>
      </w:r>
      <w:r w:rsidR="00516A70" w:rsidRPr="00A53549">
        <w:rPr>
          <w:rFonts w:ascii="Times New Roman" w:hAnsi="Times New Roman" w:cs="Times New Roman"/>
        </w:rPr>
        <w:t xml:space="preserve">will allow him to </w:t>
      </w:r>
      <w:r w:rsidR="009750DE" w:rsidRPr="00A53549">
        <w:rPr>
          <w:rFonts w:ascii="Times New Roman" w:hAnsi="Times New Roman" w:cs="Times New Roman"/>
        </w:rPr>
        <w:t>create new password.</w:t>
      </w:r>
    </w:p>
    <w:p w14:paraId="4D644B3F" w14:textId="77777777" w:rsidR="00F97686" w:rsidRPr="00A53549" w:rsidRDefault="00F97686" w:rsidP="00F97686">
      <w:pPr>
        <w:pStyle w:val="ListParagraph"/>
        <w:ind w:left="1440"/>
        <w:rPr>
          <w:rFonts w:ascii="Times New Roman" w:hAnsi="Times New Roman" w:cs="Times New Roman"/>
        </w:rPr>
      </w:pPr>
    </w:p>
    <w:p w14:paraId="1BA77C77" w14:textId="73FC67D9"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new password is generated by </w:t>
      </w:r>
      <w:r w:rsidR="0038534C" w:rsidRPr="00A53549">
        <w:rPr>
          <w:rFonts w:ascii="Times New Roman" w:hAnsi="Times New Roman" w:cs="Times New Roman"/>
        </w:rPr>
        <w:t>Admin</w:t>
      </w:r>
      <w:r w:rsidRPr="00A53549">
        <w:rPr>
          <w:rFonts w:ascii="Times New Roman" w:hAnsi="Times New Roman" w:cs="Times New Roman"/>
        </w:rPr>
        <w:t xml:space="preserve">. </w:t>
      </w:r>
    </w:p>
    <w:p w14:paraId="035EAD23" w14:textId="77777777" w:rsidR="00F97686" w:rsidRPr="00A53549" w:rsidRDefault="00F97686">
      <w:pPr>
        <w:pStyle w:val="ListParagraph"/>
        <w:numPr>
          <w:ilvl w:val="0"/>
          <w:numId w:val="10"/>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2B5FC013" w14:textId="77777777" w:rsidR="00F97686" w:rsidRPr="00A53549" w:rsidRDefault="00F97686">
      <w:pPr>
        <w:pStyle w:val="Heading3"/>
        <w:numPr>
          <w:ilvl w:val="2"/>
          <w:numId w:val="14"/>
        </w:numPr>
        <w:rPr>
          <w:lang w:eastAsia="ja-JP"/>
        </w:rPr>
      </w:pPr>
      <w:r w:rsidRPr="00A53549">
        <w:t>Change Password Process</w:t>
      </w:r>
    </w:p>
    <w:p w14:paraId="13585047" w14:textId="77777777" w:rsidR="00F97686" w:rsidRPr="00A53549" w:rsidRDefault="00F97686" w:rsidP="00F97686">
      <w:pPr>
        <w:rPr>
          <w:lang w:eastAsia="ja-JP"/>
        </w:rPr>
      </w:pPr>
    </w:p>
    <w:p w14:paraId="3E0C7030" w14:textId="50382332"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w:t>
      </w:r>
      <w:r w:rsidR="00DB1B53" w:rsidRPr="00A53549">
        <w:rPr>
          <w:rFonts w:ascii="Times New Roman" w:hAnsi="Times New Roman" w:cs="Times New Roman"/>
        </w:rPr>
        <w:t xml:space="preserve">Admin </w:t>
      </w:r>
      <w:r w:rsidRPr="00A53549">
        <w:rPr>
          <w:rFonts w:ascii="Times New Roman" w:hAnsi="Times New Roman" w:cs="Times New Roman"/>
        </w:rPr>
        <w:t xml:space="preserve">wants to change </w:t>
      </w:r>
      <w:r w:rsidR="00DB1B53" w:rsidRPr="00A53549">
        <w:rPr>
          <w:rFonts w:ascii="Times New Roman" w:hAnsi="Times New Roman" w:cs="Times New Roman"/>
        </w:rPr>
        <w:t>his</w:t>
      </w:r>
      <w:r w:rsidRPr="00A53549">
        <w:rPr>
          <w:rFonts w:ascii="Times New Roman" w:hAnsi="Times New Roman" w:cs="Times New Roman"/>
        </w:rPr>
        <w:t xml:space="preserve"> Password, the measure should be provided by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7E38A458" w14:textId="77777777" w:rsidR="00F97686" w:rsidRPr="00A53549" w:rsidRDefault="00F97686" w:rsidP="00F97686">
      <w:pPr>
        <w:pStyle w:val="ListParagraph"/>
        <w:rPr>
          <w:rFonts w:ascii="Times New Roman" w:hAnsi="Times New Roman" w:cs="Times New Roman"/>
        </w:rPr>
      </w:pPr>
    </w:p>
    <w:p w14:paraId="5E05CC09" w14:textId="0148EC9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Therefore,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is available after getting the </w:t>
      </w:r>
      <w:r w:rsidR="00DB1B53" w:rsidRPr="00A53549">
        <w:rPr>
          <w:rFonts w:ascii="Times New Roman" w:hAnsi="Times New Roman" w:cs="Times New Roman"/>
        </w:rPr>
        <w:t xml:space="preserve">Admin </w:t>
      </w:r>
      <w:r w:rsidRPr="00A53549">
        <w:rPr>
          <w:rFonts w:ascii="Times New Roman" w:hAnsi="Times New Roman" w:cs="Times New Roman"/>
        </w:rPr>
        <w:t>authentication.</w:t>
      </w:r>
    </w:p>
    <w:p w14:paraId="1F717014" w14:textId="77777777" w:rsidR="00F97686" w:rsidRPr="00A53549" w:rsidRDefault="00F97686" w:rsidP="00F97686">
      <w:pPr>
        <w:pStyle w:val="ListParagraph"/>
        <w:rPr>
          <w:rFonts w:ascii="Times New Roman" w:hAnsi="Times New Roman" w:cs="Times New Roman"/>
        </w:rPr>
      </w:pPr>
    </w:p>
    <w:p w14:paraId="5DE57DF0"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function demands the current password and the new password.</w:t>
      </w:r>
    </w:p>
    <w:p w14:paraId="481D55C0" w14:textId="77777777" w:rsidR="00F97686" w:rsidRPr="00A53549" w:rsidRDefault="00F97686" w:rsidP="00F97686">
      <w:pPr>
        <w:pStyle w:val="ListParagraph"/>
        <w:rPr>
          <w:rFonts w:ascii="Times New Roman" w:hAnsi="Times New Roman" w:cs="Times New Roman"/>
        </w:rPr>
      </w:pPr>
    </w:p>
    <w:p w14:paraId="286F805E"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589C52EA"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current password and the new password are masked by using dummy characters. </w:t>
      </w:r>
    </w:p>
    <w:p w14:paraId="0025C0C4"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The new password is demanded to enter twice to avoid a</w:t>
      </w:r>
      <w:r w:rsidRPr="00A53549">
        <w:rPr>
          <w:rFonts w:ascii="Times New Roman" w:hAnsi="Times New Roman" w:cs="Times New Roman"/>
          <w:shd w:val="clear" w:color="auto" w:fill="FFFFFF"/>
        </w:rPr>
        <w:t xml:space="preserve"> </w:t>
      </w:r>
      <w:r w:rsidRPr="00A53549">
        <w:rPr>
          <w:rFonts w:ascii="Times New Roman" w:hAnsi="Times New Roman" w:cs="Times New Roman"/>
        </w:rPr>
        <w:t>typing error.</w:t>
      </w:r>
    </w:p>
    <w:p w14:paraId="4360C5F1" w14:textId="77777777" w:rsidR="00F97686" w:rsidRPr="00A53549" w:rsidRDefault="00F97686" w:rsidP="00F97686">
      <w:pPr>
        <w:rPr>
          <w:lang w:eastAsia="ja-JP"/>
        </w:rPr>
      </w:pPr>
    </w:p>
    <w:p w14:paraId="729684DE"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current password is correct, </w:t>
      </w:r>
      <w:r w:rsidR="00DB1B53" w:rsidRPr="00A53549">
        <w:rPr>
          <w:rFonts w:ascii="Times New Roman" w:hAnsi="Times New Roman" w:cs="Times New Roman"/>
        </w:rPr>
        <w:t xml:space="preserve">Admin </w:t>
      </w:r>
      <w:r w:rsidRPr="00A53549">
        <w:rPr>
          <w:rFonts w:ascii="Times New Roman" w:hAnsi="Times New Roman" w:cs="Times New Roman"/>
        </w:rPr>
        <w:t xml:space="preserve">could change </w:t>
      </w:r>
      <w:r w:rsidR="00DB1B53" w:rsidRPr="00A53549">
        <w:rPr>
          <w:rFonts w:ascii="Times New Roman" w:hAnsi="Times New Roman" w:cs="Times New Roman"/>
        </w:rPr>
        <w:t>his</w:t>
      </w:r>
      <w:r w:rsidRPr="00A53549">
        <w:rPr>
          <w:rFonts w:ascii="Times New Roman" w:hAnsi="Times New Roman" w:cs="Times New Roman"/>
        </w:rPr>
        <w:t xml:space="preserve"> Password.</w:t>
      </w:r>
    </w:p>
    <w:p w14:paraId="13742A78" w14:textId="77777777" w:rsidR="00F97686" w:rsidRPr="00A53549" w:rsidRDefault="00F97686" w:rsidP="00F97686">
      <w:pPr>
        <w:pStyle w:val="ListParagraph"/>
        <w:rPr>
          <w:rFonts w:ascii="Times New Roman" w:hAnsi="Times New Roman" w:cs="Times New Roman"/>
        </w:rPr>
      </w:pPr>
    </w:p>
    <w:p w14:paraId="6A8DEDC5" w14:textId="39364F9E"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lastRenderedPageBreak/>
        <w:t xml:space="preserve">When the current password is changed into new password, </w:t>
      </w:r>
      <w:proofErr w:type="spellStart"/>
      <w:r w:rsidR="00EE3C52" w:rsidRPr="00A53549">
        <w:rPr>
          <w:rFonts w:ascii="Times New Roman" w:hAnsi="Times New Roman" w:cs="Times New Roman"/>
        </w:rPr>
        <w:t>BookMyTurf</w:t>
      </w:r>
      <w:proofErr w:type="spellEnd"/>
      <w:r w:rsidRPr="00A53549">
        <w:rPr>
          <w:rFonts w:ascii="Times New Roman" w:hAnsi="Times New Roman" w:cs="Times New Roman"/>
        </w:rPr>
        <w:t xml:space="preserve"> System compels </w:t>
      </w:r>
      <w:r w:rsidR="00253CD1" w:rsidRPr="00A53549">
        <w:rPr>
          <w:rFonts w:ascii="Times New Roman" w:hAnsi="Times New Roman" w:cs="Times New Roman"/>
        </w:rPr>
        <w:t>admin</w:t>
      </w:r>
      <w:r w:rsidRPr="00A53549">
        <w:rPr>
          <w:rFonts w:ascii="Times New Roman" w:hAnsi="Times New Roman" w:cs="Times New Roman"/>
        </w:rPr>
        <w:t xml:space="preserve"> authentication again.</w:t>
      </w:r>
    </w:p>
    <w:p w14:paraId="61E796E6" w14:textId="77777777" w:rsidR="00F97686" w:rsidRPr="00A53549" w:rsidRDefault="00F97686" w:rsidP="00F97686">
      <w:pPr>
        <w:pStyle w:val="ListParagraph"/>
        <w:rPr>
          <w:rFonts w:ascii="Times New Roman" w:hAnsi="Times New Roman" w:cs="Times New Roman"/>
        </w:rPr>
      </w:pPr>
    </w:p>
    <w:p w14:paraId="0C94EAD2" w14:textId="77777777" w:rsidR="00F97686" w:rsidRPr="00A53549" w:rsidRDefault="00F97686" w:rsidP="00F97686">
      <w:pPr>
        <w:rPr>
          <w:lang w:eastAsia="ja-JP"/>
        </w:rPr>
      </w:pPr>
    </w:p>
    <w:p w14:paraId="48013808" w14:textId="77777777" w:rsidR="00F97686" w:rsidRPr="00A53549" w:rsidRDefault="00F97686">
      <w:pPr>
        <w:pStyle w:val="Heading3"/>
        <w:numPr>
          <w:ilvl w:val="2"/>
          <w:numId w:val="14"/>
        </w:numPr>
        <w:rPr>
          <w:sz w:val="22"/>
          <w:szCs w:val="22"/>
          <w:lang w:eastAsia="ja-JP"/>
        </w:rPr>
      </w:pPr>
      <w:r w:rsidRPr="00A53549">
        <w:rPr>
          <w:sz w:val="22"/>
          <w:szCs w:val="22"/>
        </w:rPr>
        <w:t>Update Account Process</w:t>
      </w:r>
    </w:p>
    <w:p w14:paraId="71CF5828" w14:textId="77777777" w:rsidR="00F97686" w:rsidRPr="00A53549" w:rsidRDefault="00F97686" w:rsidP="00F97686">
      <w:pPr>
        <w:rPr>
          <w:lang w:eastAsia="ja-JP"/>
        </w:rPr>
      </w:pPr>
    </w:p>
    <w:p w14:paraId="3A75DAC9" w14:textId="2F583E45" w:rsidR="00F97686" w:rsidRPr="00A53549" w:rsidRDefault="00EE3C52" w:rsidP="00F97686">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00F97686" w:rsidRPr="00A53549">
        <w:rPr>
          <w:rFonts w:ascii="Times New Roman" w:hAnsi="Times New Roman" w:cs="Times New Roman"/>
        </w:rPr>
        <w:t xml:space="preserve"> System should provide the function which makes the account updated for </w:t>
      </w:r>
      <w:r w:rsidR="00DB1B53" w:rsidRPr="00A53549">
        <w:rPr>
          <w:rFonts w:ascii="Times New Roman" w:hAnsi="Times New Roman" w:cs="Times New Roman"/>
        </w:rPr>
        <w:t>Admin</w:t>
      </w:r>
      <w:r w:rsidR="00F97686" w:rsidRPr="00A53549">
        <w:rPr>
          <w:rFonts w:ascii="Times New Roman" w:hAnsi="Times New Roman" w:cs="Times New Roman"/>
        </w:rPr>
        <w:t>.</w:t>
      </w:r>
    </w:p>
    <w:p w14:paraId="56572C5B" w14:textId="77777777" w:rsidR="00F97686" w:rsidRPr="00A53549" w:rsidRDefault="00F97686" w:rsidP="00F97686">
      <w:pPr>
        <w:pStyle w:val="ListParagraph"/>
        <w:rPr>
          <w:rFonts w:ascii="Times New Roman" w:hAnsi="Times New Roman" w:cs="Times New Roman"/>
        </w:rPr>
      </w:pPr>
    </w:p>
    <w:p w14:paraId="694D8901"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information </w:t>
      </w:r>
      <w:r w:rsidR="00DB1B53" w:rsidRPr="00A53549">
        <w:rPr>
          <w:rFonts w:ascii="Times New Roman" w:hAnsi="Times New Roman" w:cs="Times New Roman"/>
        </w:rPr>
        <w:t xml:space="preserve">Admin </w:t>
      </w:r>
      <w:r w:rsidRPr="00A53549">
        <w:rPr>
          <w:rFonts w:ascii="Times New Roman" w:hAnsi="Times New Roman" w:cs="Times New Roman"/>
        </w:rPr>
        <w:t>could update is described below.</w:t>
      </w:r>
      <w:r w:rsidRPr="00A53549">
        <w:rPr>
          <w:rFonts w:ascii="MS Mincho" w:eastAsia="MS Mincho" w:hAnsi="MS Mincho" w:cs="MS Mincho" w:hint="eastAsia"/>
        </w:rPr>
        <w:t xml:space="preserve">　</w:t>
      </w:r>
      <w:r w:rsidRPr="00A53549">
        <w:rPr>
          <w:rFonts w:ascii="Times New Roman" w:hAnsi="Times New Roman" w:cs="Times New Roman"/>
        </w:rPr>
        <w:t xml:space="preserve"> </w:t>
      </w:r>
    </w:p>
    <w:p w14:paraId="5E8DE56C" w14:textId="77777777" w:rsidR="00F97686" w:rsidRPr="00A53549" w:rsidRDefault="00F97686" w:rsidP="00F97686">
      <w:pPr>
        <w:pStyle w:val="ListParagraph"/>
        <w:rPr>
          <w:rFonts w:ascii="Times New Roman" w:hAnsi="Times New Roman" w:cs="Times New Roman"/>
        </w:rPr>
      </w:pPr>
    </w:p>
    <w:p w14:paraId="04A735F5"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Login information</w:t>
      </w:r>
    </w:p>
    <w:p w14:paraId="750D6CCD" w14:textId="743499F2"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User information</w:t>
      </w:r>
    </w:p>
    <w:p w14:paraId="1F13FAD2" w14:textId="77777777" w:rsidR="00F97686" w:rsidRPr="00A53549" w:rsidRDefault="00F97686" w:rsidP="00F97686">
      <w:pPr>
        <w:pStyle w:val="ListParagraph"/>
        <w:rPr>
          <w:rFonts w:ascii="Times New Roman" w:hAnsi="Times New Roman" w:cs="Times New Roman"/>
        </w:rPr>
      </w:pPr>
    </w:p>
    <w:p w14:paraId="5C8A17FD"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Login information</w:t>
      </w:r>
    </w:p>
    <w:p w14:paraId="38C72C9D" w14:textId="77777777" w:rsidR="00F97686" w:rsidRPr="00A53549" w:rsidRDefault="00F97686" w:rsidP="00F97686">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4C07457F" w14:textId="77777777" w:rsidR="00F97686" w:rsidRPr="00A53549" w:rsidRDefault="00F97686" w:rsidP="00F97686">
      <w:pPr>
        <w:pStyle w:val="ListParagraph"/>
        <w:rPr>
          <w:rFonts w:ascii="Times New Roman" w:hAnsi="Times New Roman" w:cs="Times New Roman"/>
        </w:rPr>
      </w:pPr>
    </w:p>
    <w:p w14:paraId="4E01F765"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First Name</w:t>
      </w:r>
    </w:p>
    <w:p w14:paraId="3C7CCADD"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Last Name</w:t>
      </w:r>
    </w:p>
    <w:p w14:paraId="1A7F4CB7"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E-mail address</w:t>
      </w:r>
    </w:p>
    <w:p w14:paraId="20AEC673" w14:textId="77777777" w:rsidR="00F97686" w:rsidRPr="00A53549" w:rsidRDefault="00F97686" w:rsidP="00F97686">
      <w:pPr>
        <w:pStyle w:val="ListParagraph"/>
        <w:ind w:left="2061"/>
        <w:rPr>
          <w:rFonts w:ascii="Times New Roman" w:hAnsi="Times New Roman" w:cs="Times New Roman"/>
        </w:rPr>
      </w:pPr>
    </w:p>
    <w:p w14:paraId="6BFFE591" w14:textId="77777777" w:rsidR="00F97686" w:rsidRPr="00A53549" w:rsidRDefault="00F97686" w:rsidP="00F97686">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5316E9EE" w14:textId="77777777" w:rsidR="00F97686" w:rsidRPr="00A53549" w:rsidRDefault="00F97686" w:rsidP="00F97686">
      <w:pPr>
        <w:pStyle w:val="ListParagraph"/>
        <w:ind w:left="1440"/>
        <w:rPr>
          <w:rFonts w:ascii="Times New Roman" w:hAnsi="Times New Roman" w:cs="Times New Roman"/>
        </w:rPr>
      </w:pPr>
    </w:p>
    <w:p w14:paraId="31192BD9" w14:textId="77777777" w:rsidR="00F97686" w:rsidRPr="00A53549" w:rsidRDefault="00F97686" w:rsidP="00F97686">
      <w:pPr>
        <w:pStyle w:val="ListParagraph"/>
        <w:numPr>
          <w:ilvl w:val="0"/>
          <w:numId w:val="2"/>
        </w:numPr>
        <w:rPr>
          <w:rFonts w:ascii="Times New Roman" w:hAnsi="Times New Roman" w:cs="Times New Roman"/>
        </w:rPr>
      </w:pPr>
      <w:r w:rsidRPr="00A53549">
        <w:rPr>
          <w:rFonts w:ascii="Times New Roman" w:hAnsi="Times New Roman" w:cs="Times New Roman"/>
        </w:rPr>
        <w:t>The User information</w:t>
      </w:r>
    </w:p>
    <w:p w14:paraId="2DB3FC40" w14:textId="77777777" w:rsidR="00F97686" w:rsidRPr="00A53549" w:rsidRDefault="00F97686" w:rsidP="00F97686">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6CE0E39C" w14:textId="77777777" w:rsidR="00F97686" w:rsidRPr="00A53549" w:rsidRDefault="00F97686" w:rsidP="00F97686">
      <w:pPr>
        <w:pStyle w:val="ListParagraph"/>
        <w:rPr>
          <w:rFonts w:ascii="Times New Roman" w:hAnsi="Times New Roman" w:cs="Times New Roman"/>
        </w:rPr>
      </w:pPr>
    </w:p>
    <w:p w14:paraId="0A88D900"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User Name</w:t>
      </w:r>
    </w:p>
    <w:p w14:paraId="3EF99C42"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User Phone No</w:t>
      </w:r>
    </w:p>
    <w:p w14:paraId="08EC5FDB"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E-mail address</w:t>
      </w:r>
    </w:p>
    <w:p w14:paraId="6F25F9CC" w14:textId="77777777" w:rsidR="00F97686" w:rsidRPr="00A53549" w:rsidRDefault="00F97686">
      <w:pPr>
        <w:pStyle w:val="ListParagraph"/>
        <w:numPr>
          <w:ilvl w:val="0"/>
          <w:numId w:val="16"/>
        </w:numPr>
        <w:rPr>
          <w:rFonts w:ascii="Times New Roman" w:hAnsi="Times New Roman" w:cs="Times New Roman"/>
        </w:rPr>
      </w:pPr>
      <w:r w:rsidRPr="00A53549">
        <w:rPr>
          <w:rFonts w:ascii="Times New Roman" w:hAnsi="Times New Roman" w:cs="Times New Roman"/>
        </w:rPr>
        <w:t>Permanent address</w:t>
      </w:r>
    </w:p>
    <w:p w14:paraId="1EECEB84" w14:textId="77777777" w:rsidR="00F97686" w:rsidRPr="00A53549" w:rsidRDefault="00F97686" w:rsidP="00F97686">
      <w:pPr>
        <w:pStyle w:val="ListParagraph"/>
        <w:ind w:left="2061"/>
        <w:rPr>
          <w:rFonts w:ascii="Times New Roman" w:hAnsi="Times New Roman" w:cs="Times New Roman"/>
        </w:rPr>
      </w:pPr>
    </w:p>
    <w:p w14:paraId="5F10FCFD" w14:textId="224C21CD" w:rsidR="00F457B4" w:rsidRPr="00A53549" w:rsidRDefault="00F97686" w:rsidP="00FD3B93">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2E26F680" w14:textId="77777777" w:rsidR="00FD3B93" w:rsidRPr="00A53549" w:rsidRDefault="00FD3B93" w:rsidP="00FD3B93">
      <w:pPr>
        <w:pStyle w:val="ListParagraph"/>
        <w:ind w:left="1440"/>
        <w:rPr>
          <w:rFonts w:ascii="Times New Roman" w:hAnsi="Times New Roman" w:cs="Times New Roman"/>
        </w:rPr>
      </w:pPr>
    </w:p>
    <w:p w14:paraId="29C66FF8" w14:textId="77777777" w:rsidR="00F457B4" w:rsidRPr="00A53549" w:rsidRDefault="00F457B4" w:rsidP="00F457B4">
      <w:pPr>
        <w:pStyle w:val="ListParagraph"/>
        <w:ind w:left="1440"/>
        <w:rPr>
          <w:rFonts w:ascii="Times New Roman" w:hAnsi="Times New Roman" w:cs="Times New Roman"/>
        </w:rPr>
      </w:pPr>
    </w:p>
    <w:p w14:paraId="3CC252D0" w14:textId="77777777" w:rsidR="00F457B4" w:rsidRPr="00A53549" w:rsidRDefault="00F457B4" w:rsidP="00F457B4">
      <w:pPr>
        <w:pStyle w:val="ListParagraph"/>
        <w:ind w:left="1440"/>
        <w:rPr>
          <w:rFonts w:ascii="Times New Roman" w:hAnsi="Times New Roman" w:cs="Times New Roman"/>
        </w:rPr>
      </w:pPr>
    </w:p>
    <w:p w14:paraId="05EFC79D" w14:textId="77777777" w:rsidR="00F457B4" w:rsidRPr="00A53549" w:rsidRDefault="00F457B4" w:rsidP="00F457B4">
      <w:pPr>
        <w:pStyle w:val="ListParagraph"/>
        <w:ind w:left="1440"/>
        <w:rPr>
          <w:rFonts w:ascii="Times New Roman" w:hAnsi="Times New Roman" w:cs="Times New Roman"/>
        </w:rPr>
      </w:pPr>
    </w:p>
    <w:p w14:paraId="5AC9818A" w14:textId="77777777" w:rsidR="00F457B4" w:rsidRPr="00A53549" w:rsidRDefault="00F457B4" w:rsidP="00F457B4">
      <w:pPr>
        <w:pStyle w:val="ListParagraph"/>
        <w:ind w:left="1440"/>
        <w:rPr>
          <w:rFonts w:ascii="Times New Roman" w:hAnsi="Times New Roman" w:cs="Times New Roman"/>
        </w:rPr>
      </w:pPr>
    </w:p>
    <w:p w14:paraId="7F7B6B1D" w14:textId="77777777" w:rsidR="00F457B4" w:rsidRPr="00A53549" w:rsidRDefault="00F457B4" w:rsidP="00F457B4">
      <w:pPr>
        <w:pStyle w:val="ListParagraph"/>
        <w:ind w:left="1440"/>
        <w:rPr>
          <w:rFonts w:ascii="Times New Roman" w:hAnsi="Times New Roman" w:cs="Times New Roman"/>
        </w:rPr>
      </w:pPr>
    </w:p>
    <w:p w14:paraId="3CC92B86" w14:textId="77777777" w:rsidR="00F457B4" w:rsidRPr="00A53549" w:rsidRDefault="00F457B4" w:rsidP="00F457B4">
      <w:pPr>
        <w:pStyle w:val="ListParagraph"/>
        <w:ind w:left="1440"/>
        <w:rPr>
          <w:rFonts w:ascii="Times New Roman" w:hAnsi="Times New Roman" w:cs="Times New Roman"/>
        </w:rPr>
      </w:pPr>
    </w:p>
    <w:p w14:paraId="0C97946A" w14:textId="77AAC4AC" w:rsidR="00733F3E" w:rsidRDefault="00733F3E" w:rsidP="00D64CA3">
      <w:pPr>
        <w:ind w:left="0"/>
      </w:pPr>
    </w:p>
    <w:p w14:paraId="7C43D0DF" w14:textId="77777777" w:rsidR="00611D90" w:rsidRDefault="00611D90" w:rsidP="00D64CA3">
      <w:pPr>
        <w:ind w:left="0"/>
      </w:pPr>
    </w:p>
    <w:p w14:paraId="315FF631" w14:textId="77777777" w:rsidR="00611D90" w:rsidRDefault="00611D90" w:rsidP="00D64CA3">
      <w:pPr>
        <w:ind w:left="0"/>
      </w:pPr>
    </w:p>
    <w:p w14:paraId="182D32F3" w14:textId="77777777" w:rsidR="00611D90" w:rsidRPr="00A53549" w:rsidRDefault="00611D90" w:rsidP="00D64CA3">
      <w:pPr>
        <w:ind w:left="0"/>
      </w:pPr>
    </w:p>
    <w:p w14:paraId="2E256D17" w14:textId="00893354" w:rsidR="00733F3E" w:rsidRPr="00A53549" w:rsidRDefault="00733F3E">
      <w:pPr>
        <w:pStyle w:val="Heading4"/>
        <w:numPr>
          <w:ilvl w:val="2"/>
          <w:numId w:val="14"/>
        </w:numPr>
        <w:rPr>
          <w:i w:val="0"/>
          <w:sz w:val="22"/>
          <w:szCs w:val="22"/>
        </w:rPr>
      </w:pPr>
      <w:r w:rsidRPr="00A53549">
        <w:rPr>
          <w:i w:val="0"/>
          <w:sz w:val="22"/>
          <w:szCs w:val="22"/>
        </w:rPr>
        <w:t>Record Generation</w:t>
      </w:r>
    </w:p>
    <w:p w14:paraId="6CD6E93D" w14:textId="368D0E90" w:rsidR="00733F3E" w:rsidRPr="00A53549" w:rsidRDefault="00733F3E" w:rsidP="00733F3E">
      <w:pPr>
        <w:rPr>
          <w:sz w:val="22"/>
          <w:szCs w:val="22"/>
        </w:rPr>
      </w:pPr>
      <w:r w:rsidRPr="00A53549">
        <w:t xml:space="preserve">• </w:t>
      </w:r>
      <w:r w:rsidRPr="00A53549">
        <w:rPr>
          <w:sz w:val="22"/>
          <w:szCs w:val="22"/>
        </w:rPr>
        <w:t xml:space="preserve">Admin should able to see all the </w:t>
      </w:r>
      <w:r w:rsidR="00FD3B93" w:rsidRPr="00A53549">
        <w:rPr>
          <w:sz w:val="22"/>
          <w:szCs w:val="22"/>
        </w:rPr>
        <w:t>bookings</w:t>
      </w:r>
      <w:r w:rsidRPr="00A53549">
        <w:rPr>
          <w:sz w:val="22"/>
          <w:szCs w:val="22"/>
        </w:rPr>
        <w:t xml:space="preserve"> </w:t>
      </w:r>
      <w:r w:rsidR="005263A4" w:rsidRPr="00A53549">
        <w:rPr>
          <w:sz w:val="22"/>
          <w:szCs w:val="22"/>
        </w:rPr>
        <w:t>updated on system</w:t>
      </w:r>
    </w:p>
    <w:p w14:paraId="0BBEB9DB" w14:textId="6D458615" w:rsidR="00733F3E" w:rsidRPr="00A53549" w:rsidRDefault="00733F3E" w:rsidP="00733F3E">
      <w:pPr>
        <w:rPr>
          <w:sz w:val="22"/>
          <w:szCs w:val="22"/>
        </w:rPr>
      </w:pPr>
      <w:r w:rsidRPr="00A53549">
        <w:rPr>
          <w:sz w:val="22"/>
          <w:szCs w:val="22"/>
        </w:rPr>
        <w:lastRenderedPageBreak/>
        <w:t xml:space="preserve">• Daily report of </w:t>
      </w:r>
      <w:r w:rsidR="00FD3B93" w:rsidRPr="00A53549">
        <w:rPr>
          <w:sz w:val="22"/>
          <w:szCs w:val="22"/>
        </w:rPr>
        <w:t>bookings</w:t>
      </w:r>
      <w:r w:rsidRPr="00A53549">
        <w:rPr>
          <w:sz w:val="22"/>
          <w:szCs w:val="22"/>
        </w:rPr>
        <w:t xml:space="preserve"> to admin</w:t>
      </w:r>
    </w:p>
    <w:p w14:paraId="2EECC13B" w14:textId="0D930F00" w:rsidR="00733F3E" w:rsidRPr="00A53549" w:rsidRDefault="00733F3E" w:rsidP="00733F3E">
      <w:pPr>
        <w:rPr>
          <w:sz w:val="22"/>
          <w:szCs w:val="22"/>
        </w:rPr>
      </w:pPr>
      <w:r w:rsidRPr="00A53549">
        <w:rPr>
          <w:sz w:val="22"/>
          <w:szCs w:val="22"/>
        </w:rPr>
        <w:t xml:space="preserve">• Monthly report of </w:t>
      </w:r>
      <w:r w:rsidR="00EF3D3A" w:rsidRPr="00A53549">
        <w:rPr>
          <w:sz w:val="22"/>
          <w:szCs w:val="22"/>
        </w:rPr>
        <w:t>bookings</w:t>
      </w:r>
      <w:r w:rsidRPr="00A53549">
        <w:rPr>
          <w:sz w:val="22"/>
          <w:szCs w:val="22"/>
        </w:rPr>
        <w:t xml:space="preserve"> to admin</w:t>
      </w:r>
    </w:p>
    <w:p w14:paraId="4BBDB087" w14:textId="77777777" w:rsidR="00D64CA3" w:rsidRPr="00A53549" w:rsidRDefault="00D64CA3" w:rsidP="00733F3E"/>
    <w:p w14:paraId="4729F872" w14:textId="77777777" w:rsidR="00D64CA3" w:rsidRPr="00A53549" w:rsidRDefault="00D64CA3" w:rsidP="00733F3E"/>
    <w:p w14:paraId="302CF93E" w14:textId="77777777" w:rsidR="00D64CA3" w:rsidRPr="00A53549" w:rsidRDefault="00D64CA3">
      <w:pPr>
        <w:pStyle w:val="Heading4"/>
        <w:numPr>
          <w:ilvl w:val="2"/>
          <w:numId w:val="14"/>
        </w:numPr>
        <w:rPr>
          <w:i w:val="0"/>
          <w:sz w:val="22"/>
          <w:szCs w:val="22"/>
        </w:rPr>
      </w:pPr>
      <w:r w:rsidRPr="00A53549">
        <w:rPr>
          <w:i w:val="0"/>
          <w:sz w:val="22"/>
          <w:szCs w:val="22"/>
        </w:rPr>
        <w:t>Accounts Management</w:t>
      </w:r>
    </w:p>
    <w:p w14:paraId="48629278" w14:textId="77777777" w:rsidR="00D64CA3" w:rsidRPr="00A53549" w:rsidRDefault="00D64CA3" w:rsidP="00D64CA3"/>
    <w:p w14:paraId="0899E25C" w14:textId="01772286" w:rsidR="00D64CA3" w:rsidRPr="00A53549" w:rsidRDefault="00FE5AD3" w:rsidP="00FE5AD3">
      <w:pPr>
        <w:ind w:left="0"/>
        <w:rPr>
          <w:sz w:val="22"/>
          <w:szCs w:val="22"/>
        </w:rPr>
      </w:pPr>
      <w:r w:rsidRPr="00A53549">
        <w:rPr>
          <w:sz w:val="22"/>
          <w:szCs w:val="22"/>
        </w:rPr>
        <w:t xml:space="preserve">      </w:t>
      </w:r>
      <w:r w:rsidR="00D64CA3" w:rsidRPr="00A53549">
        <w:rPr>
          <w:sz w:val="22"/>
          <w:szCs w:val="22"/>
        </w:rPr>
        <w:t xml:space="preserve">Admin should able to manage all the accounts with following </w:t>
      </w:r>
      <w:r w:rsidR="00F2128C" w:rsidRPr="00A53549">
        <w:rPr>
          <w:sz w:val="22"/>
          <w:szCs w:val="22"/>
        </w:rPr>
        <w:t>activities</w:t>
      </w:r>
      <w:r w:rsidR="00D64CA3" w:rsidRPr="00A53549">
        <w:rPr>
          <w:sz w:val="22"/>
          <w:szCs w:val="22"/>
        </w:rPr>
        <w:t>,</w:t>
      </w:r>
    </w:p>
    <w:p w14:paraId="128D91F5" w14:textId="77777777" w:rsidR="00D64CA3" w:rsidRPr="00A53549" w:rsidRDefault="00D64CA3" w:rsidP="00D64CA3">
      <w:pPr>
        <w:rPr>
          <w:sz w:val="22"/>
          <w:szCs w:val="22"/>
        </w:rPr>
      </w:pPr>
      <w:r w:rsidRPr="00A53549">
        <w:rPr>
          <w:sz w:val="22"/>
          <w:szCs w:val="22"/>
        </w:rPr>
        <w:t>1. Enable accounts</w:t>
      </w:r>
    </w:p>
    <w:p w14:paraId="41E62732" w14:textId="1D70D00C" w:rsidR="00202FA0" w:rsidRPr="00A53549" w:rsidRDefault="00D64CA3" w:rsidP="00202FA0">
      <w:pPr>
        <w:rPr>
          <w:sz w:val="22"/>
          <w:szCs w:val="22"/>
        </w:rPr>
      </w:pPr>
      <w:r w:rsidRPr="00A53549">
        <w:rPr>
          <w:sz w:val="22"/>
          <w:szCs w:val="22"/>
        </w:rPr>
        <w:t>2. Disable accounts</w:t>
      </w:r>
    </w:p>
    <w:p w14:paraId="14DA88AE" w14:textId="77777777" w:rsidR="00F2128C" w:rsidRDefault="00F2128C" w:rsidP="00D64CA3"/>
    <w:p w14:paraId="7EF638B8" w14:textId="77777777" w:rsidR="00E76E4B" w:rsidRPr="00A53549" w:rsidRDefault="00E76E4B">
      <w:pPr>
        <w:pStyle w:val="ListParagraph"/>
        <w:numPr>
          <w:ilvl w:val="0"/>
          <w:numId w:val="23"/>
        </w:numPr>
        <w:rPr>
          <w:rFonts w:ascii="Times New Roman" w:hAnsi="Times New Roman" w:cs="Times New Roman"/>
        </w:rPr>
      </w:pPr>
      <w:r w:rsidRPr="00A53549">
        <w:rPr>
          <w:rFonts w:ascii="Times New Roman" w:hAnsi="Times New Roman" w:cs="Times New Roman"/>
        </w:rPr>
        <w:t>Allows users to register, log in, and manage their profiles securely.</w:t>
      </w:r>
    </w:p>
    <w:p w14:paraId="46EAD611" w14:textId="77777777" w:rsidR="00E76E4B" w:rsidRPr="00A53549" w:rsidRDefault="00E76E4B">
      <w:pPr>
        <w:pStyle w:val="ListParagraph"/>
        <w:numPr>
          <w:ilvl w:val="0"/>
          <w:numId w:val="23"/>
        </w:numPr>
        <w:rPr>
          <w:rFonts w:ascii="Times New Roman" w:hAnsi="Times New Roman" w:cs="Times New Roman"/>
        </w:rPr>
      </w:pPr>
      <w:r w:rsidRPr="00A53549">
        <w:rPr>
          <w:rFonts w:ascii="Times New Roman" w:hAnsi="Times New Roman" w:cs="Times New Roman"/>
        </w:rPr>
        <w:t>Enables turf search based on location, date, and time.</w:t>
      </w:r>
    </w:p>
    <w:p w14:paraId="3A232151" w14:textId="77777777" w:rsidR="00E76E4B" w:rsidRPr="00A53549" w:rsidRDefault="00E76E4B">
      <w:pPr>
        <w:pStyle w:val="ListParagraph"/>
        <w:numPr>
          <w:ilvl w:val="0"/>
          <w:numId w:val="23"/>
        </w:numPr>
        <w:rPr>
          <w:rFonts w:ascii="Times New Roman" w:hAnsi="Times New Roman" w:cs="Times New Roman"/>
        </w:rPr>
      </w:pPr>
      <w:r w:rsidRPr="00A53549">
        <w:rPr>
          <w:rFonts w:ascii="Times New Roman" w:hAnsi="Times New Roman" w:cs="Times New Roman"/>
        </w:rPr>
        <w:t>Users can sign up and log in using email/phone and password.</w:t>
      </w:r>
    </w:p>
    <w:p w14:paraId="70C203C7" w14:textId="77777777" w:rsidR="00E76E4B" w:rsidRPr="00A53549" w:rsidRDefault="00E76E4B">
      <w:pPr>
        <w:pStyle w:val="ListParagraph"/>
        <w:numPr>
          <w:ilvl w:val="0"/>
          <w:numId w:val="23"/>
        </w:numPr>
        <w:rPr>
          <w:rFonts w:ascii="Times New Roman" w:hAnsi="Times New Roman" w:cs="Times New Roman"/>
        </w:rPr>
      </w:pPr>
      <w:r w:rsidRPr="00A53549">
        <w:rPr>
          <w:rFonts w:ascii="Times New Roman" w:hAnsi="Times New Roman" w:cs="Times New Roman"/>
        </w:rPr>
        <w:t>The system differentiates between customers, admins giving each role</w:t>
      </w:r>
    </w:p>
    <w:p w14:paraId="5E17E3F3" w14:textId="77777777" w:rsidR="00E76E4B" w:rsidRPr="00A53549" w:rsidRDefault="00E76E4B" w:rsidP="00E76E4B">
      <w:pPr>
        <w:pStyle w:val="ListParagraph"/>
        <w:ind w:left="1287"/>
        <w:rPr>
          <w:rFonts w:ascii="Times New Roman" w:hAnsi="Times New Roman" w:cs="Times New Roman"/>
        </w:rPr>
      </w:pPr>
      <w:r w:rsidRPr="00A53549">
        <w:rPr>
          <w:rFonts w:ascii="Times New Roman" w:hAnsi="Times New Roman" w:cs="Times New Roman"/>
        </w:rPr>
        <w:t>appropriate access and permissions.</w:t>
      </w:r>
    </w:p>
    <w:p w14:paraId="5590C874" w14:textId="77777777" w:rsidR="00E76E4B" w:rsidRPr="00A53549" w:rsidRDefault="00E76E4B">
      <w:pPr>
        <w:pStyle w:val="ListParagraph"/>
        <w:numPr>
          <w:ilvl w:val="0"/>
          <w:numId w:val="23"/>
        </w:numPr>
        <w:rPr>
          <w:rFonts w:ascii="Times New Roman" w:hAnsi="Times New Roman" w:cs="Times New Roman"/>
        </w:rPr>
      </w:pPr>
      <w:r w:rsidRPr="00A53549">
        <w:rPr>
          <w:rFonts w:ascii="Times New Roman" w:hAnsi="Times New Roman" w:cs="Times New Roman"/>
        </w:rPr>
        <w:t>Features like password reset, OTP-based verification and logout ensure</w:t>
      </w:r>
    </w:p>
    <w:p w14:paraId="2E66E88D" w14:textId="77777777" w:rsidR="00E76E4B" w:rsidRPr="00A53549" w:rsidRDefault="00E76E4B" w:rsidP="00E76E4B">
      <w:pPr>
        <w:pStyle w:val="ListParagraph"/>
        <w:ind w:left="1287"/>
        <w:rPr>
          <w:rFonts w:ascii="Times New Roman" w:hAnsi="Times New Roman" w:cs="Times New Roman"/>
        </w:rPr>
      </w:pPr>
      <w:r w:rsidRPr="00A53549">
        <w:rPr>
          <w:rFonts w:ascii="Times New Roman" w:hAnsi="Times New Roman" w:cs="Times New Roman"/>
        </w:rPr>
        <w:t>user data safety and prevent unauthorized access.</w:t>
      </w:r>
    </w:p>
    <w:p w14:paraId="3CF43DF8" w14:textId="77777777" w:rsidR="00E76E4B" w:rsidRPr="00A53549" w:rsidRDefault="00E76E4B" w:rsidP="00E76E4B">
      <w:pPr>
        <w:rPr>
          <w:lang w:eastAsia="ja-JP"/>
        </w:rPr>
      </w:pPr>
    </w:p>
    <w:p w14:paraId="00FA1748" w14:textId="77777777" w:rsidR="00E76E4B" w:rsidRPr="00A53549" w:rsidRDefault="00E76E4B" w:rsidP="00E76E4B">
      <w:pPr>
        <w:pStyle w:val="Heading3"/>
        <w:tabs>
          <w:tab w:val="clear" w:pos="990"/>
          <w:tab w:val="num" w:pos="180"/>
        </w:tabs>
        <w:ind w:left="0"/>
        <w:rPr>
          <w:lang w:eastAsia="ja-JP"/>
        </w:rPr>
      </w:pPr>
      <w:r w:rsidRPr="00A53549">
        <w:t>Signup Process</w:t>
      </w:r>
    </w:p>
    <w:p w14:paraId="155BE3E0" w14:textId="77777777" w:rsidR="00E76E4B" w:rsidRPr="00A53549" w:rsidRDefault="00E76E4B" w:rsidP="00E76E4B">
      <w:pPr>
        <w:rPr>
          <w:lang w:eastAsia="ja-JP"/>
        </w:rPr>
      </w:pPr>
    </w:p>
    <w:p w14:paraId="0141BD21" w14:textId="77777777" w:rsidR="00E76E4B" w:rsidRPr="00A53549" w:rsidRDefault="00E76E4B" w:rsidP="00E76E4B">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compels to create the account before booking it. So,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provides the function which makes users create new account.</w:t>
      </w:r>
    </w:p>
    <w:p w14:paraId="5201552B" w14:textId="77777777" w:rsidR="00E76E4B" w:rsidRPr="00A53549" w:rsidRDefault="00E76E4B" w:rsidP="00E76E4B">
      <w:pPr>
        <w:pStyle w:val="ListParagraph"/>
        <w:rPr>
          <w:rFonts w:ascii="Times New Roman" w:hAnsi="Times New Roman" w:cs="Times New Roman"/>
        </w:rPr>
      </w:pPr>
    </w:p>
    <w:p w14:paraId="182D4155"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When user creates new account, the function demands four information described as below.</w:t>
      </w:r>
    </w:p>
    <w:p w14:paraId="1B301407" w14:textId="77777777" w:rsidR="00E76E4B" w:rsidRPr="00A53549" w:rsidRDefault="00E76E4B" w:rsidP="00E76E4B">
      <w:pPr>
        <w:pStyle w:val="ListParagraph"/>
        <w:rPr>
          <w:rFonts w:ascii="Times New Roman" w:hAnsi="Times New Roman" w:cs="Times New Roman"/>
        </w:rPr>
      </w:pPr>
    </w:p>
    <w:p w14:paraId="1E7D0239" w14:textId="77777777" w:rsidR="00E76E4B" w:rsidRPr="00A53549" w:rsidRDefault="00E76E4B" w:rsidP="00E76E4B">
      <w:pPr>
        <w:pStyle w:val="ListParagraph"/>
        <w:numPr>
          <w:ilvl w:val="0"/>
          <w:numId w:val="3"/>
        </w:numPr>
        <w:rPr>
          <w:rFonts w:ascii="Times New Roman" w:hAnsi="Times New Roman" w:cs="Times New Roman"/>
        </w:rPr>
      </w:pPr>
      <w:r w:rsidRPr="00A53549">
        <w:rPr>
          <w:rFonts w:ascii="Times New Roman" w:hAnsi="Times New Roman" w:cs="Times New Roman"/>
        </w:rPr>
        <w:t>Login information</w:t>
      </w:r>
    </w:p>
    <w:p w14:paraId="3CCB0898" w14:textId="77777777" w:rsidR="00E76E4B" w:rsidRPr="00A53549" w:rsidRDefault="00E76E4B" w:rsidP="00E76E4B">
      <w:pPr>
        <w:pStyle w:val="ListParagraph"/>
        <w:numPr>
          <w:ilvl w:val="0"/>
          <w:numId w:val="3"/>
        </w:numPr>
        <w:rPr>
          <w:rFonts w:ascii="Times New Roman" w:hAnsi="Times New Roman" w:cs="Times New Roman"/>
        </w:rPr>
      </w:pPr>
      <w:r w:rsidRPr="00A53549">
        <w:rPr>
          <w:rFonts w:ascii="Times New Roman" w:hAnsi="Times New Roman" w:cs="Times New Roman"/>
        </w:rPr>
        <w:t>Contact Details</w:t>
      </w:r>
    </w:p>
    <w:p w14:paraId="5415786C" w14:textId="77777777" w:rsidR="00E76E4B" w:rsidRPr="00A53549" w:rsidRDefault="00E76E4B" w:rsidP="00E76E4B">
      <w:pPr>
        <w:ind w:left="1701"/>
      </w:pPr>
    </w:p>
    <w:p w14:paraId="56B9B2D5" w14:textId="77777777" w:rsidR="00E76E4B" w:rsidRPr="00A53549" w:rsidRDefault="00E76E4B" w:rsidP="00E76E4B">
      <w:pPr>
        <w:pStyle w:val="ListParagraph"/>
        <w:rPr>
          <w:rFonts w:ascii="Times New Roman" w:hAnsi="Times New Roman" w:cs="Times New Roman"/>
        </w:rPr>
      </w:pPr>
    </w:p>
    <w:p w14:paraId="2D0E68E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Login information</w:t>
      </w:r>
    </w:p>
    <w:p w14:paraId="1CDC13E2" w14:textId="77777777" w:rsidR="00E76E4B" w:rsidRPr="00A53549" w:rsidRDefault="00E76E4B" w:rsidP="00E76E4B">
      <w:pPr>
        <w:pStyle w:val="ListParagraph"/>
        <w:rPr>
          <w:rFonts w:ascii="Times New Roman" w:hAnsi="Times New Roman" w:cs="Times New Roman"/>
        </w:rPr>
      </w:pPr>
      <w:r w:rsidRPr="00A53549">
        <w:rPr>
          <w:rFonts w:ascii="Times New Roman" w:hAnsi="Times New Roman" w:cs="Times New Roman"/>
        </w:rPr>
        <w:t>The Login information consists of some items described as below.</w:t>
      </w:r>
    </w:p>
    <w:p w14:paraId="41F37907" w14:textId="77777777" w:rsidR="00E76E4B" w:rsidRPr="00A53549" w:rsidRDefault="00E76E4B" w:rsidP="00E76E4B">
      <w:pPr>
        <w:pStyle w:val="ListParagraph"/>
        <w:rPr>
          <w:rFonts w:ascii="Times New Roman" w:hAnsi="Times New Roman" w:cs="Times New Roman"/>
        </w:rPr>
      </w:pPr>
    </w:p>
    <w:p w14:paraId="3476D6AA" w14:textId="77777777" w:rsidR="00E76E4B" w:rsidRPr="00A53549" w:rsidRDefault="00E76E4B" w:rsidP="00E76E4B">
      <w:pPr>
        <w:pStyle w:val="ListParagraph"/>
        <w:numPr>
          <w:ilvl w:val="0"/>
          <w:numId w:val="4"/>
        </w:numPr>
        <w:rPr>
          <w:rFonts w:ascii="Times New Roman" w:hAnsi="Times New Roman" w:cs="Times New Roman"/>
        </w:rPr>
      </w:pPr>
      <w:proofErr w:type="spellStart"/>
      <w:r w:rsidRPr="00A53549">
        <w:rPr>
          <w:rFonts w:ascii="Times New Roman" w:hAnsi="Times New Roman" w:cs="Times New Roman"/>
        </w:rPr>
        <w:t>UserID</w:t>
      </w:r>
      <w:proofErr w:type="spellEnd"/>
    </w:p>
    <w:p w14:paraId="4E15F86C"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Password</w:t>
      </w:r>
    </w:p>
    <w:p w14:paraId="3BE817B5"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First Name</w:t>
      </w:r>
    </w:p>
    <w:p w14:paraId="51E257BD"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Last Name</w:t>
      </w:r>
    </w:p>
    <w:p w14:paraId="734CD775"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E-mail address</w:t>
      </w:r>
    </w:p>
    <w:p w14:paraId="65F28FA0" w14:textId="77777777" w:rsidR="00E76E4B" w:rsidRPr="00A53549" w:rsidRDefault="00E76E4B" w:rsidP="00E76E4B">
      <w:pPr>
        <w:pStyle w:val="ListParagraph"/>
        <w:numPr>
          <w:ilvl w:val="0"/>
          <w:numId w:val="4"/>
        </w:numPr>
        <w:rPr>
          <w:rFonts w:ascii="Times New Roman" w:hAnsi="Times New Roman" w:cs="Times New Roman"/>
        </w:rPr>
      </w:pPr>
      <w:r w:rsidRPr="00A53549">
        <w:rPr>
          <w:rFonts w:ascii="Times New Roman" w:hAnsi="Times New Roman" w:cs="Times New Roman"/>
        </w:rPr>
        <w:t>User Type</w:t>
      </w:r>
    </w:p>
    <w:p w14:paraId="257CCB29" w14:textId="77777777" w:rsidR="00E76E4B" w:rsidRPr="00A53549" w:rsidRDefault="00E76E4B" w:rsidP="00E76E4B">
      <w:pPr>
        <w:pStyle w:val="ListParagraph"/>
        <w:ind w:left="2061"/>
        <w:rPr>
          <w:rFonts w:ascii="Times New Roman" w:hAnsi="Times New Roman" w:cs="Times New Roman"/>
        </w:rPr>
      </w:pPr>
    </w:p>
    <w:p w14:paraId="3F8ABC29"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All items are compulsory demanded. </w:t>
      </w:r>
    </w:p>
    <w:p w14:paraId="486149AF" w14:textId="77777777" w:rsidR="00E76E4B" w:rsidRPr="00A53549" w:rsidRDefault="00E76E4B" w:rsidP="00E76E4B">
      <w:pPr>
        <w:pStyle w:val="ListParagraph"/>
        <w:ind w:left="1440"/>
        <w:rPr>
          <w:rFonts w:ascii="Times New Roman" w:hAnsi="Times New Roman" w:cs="Times New Roman"/>
        </w:rPr>
      </w:pPr>
    </w:p>
    <w:p w14:paraId="5754A1C7" w14:textId="77777777" w:rsidR="00E76E4B" w:rsidRPr="00A53549" w:rsidRDefault="00E76E4B" w:rsidP="00E76E4B">
      <w:pPr>
        <w:pStyle w:val="ListParagraph"/>
        <w:numPr>
          <w:ilvl w:val="1"/>
          <w:numId w:val="2"/>
        </w:numPr>
        <w:rPr>
          <w:rFonts w:ascii="Times New Roman" w:hAnsi="Times New Roman" w:cs="Times New Roman"/>
        </w:rPr>
      </w:pPr>
      <w:proofErr w:type="spellStart"/>
      <w:r w:rsidRPr="00A53549">
        <w:rPr>
          <w:rFonts w:ascii="Times New Roman" w:hAnsi="Times New Roman" w:cs="Times New Roman"/>
        </w:rPr>
        <w:t>UserID</w:t>
      </w:r>
      <w:proofErr w:type="spellEnd"/>
    </w:p>
    <w:p w14:paraId="64CF3C03"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unique. 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previously registered, then User should not be registered as an account again.</w:t>
      </w:r>
    </w:p>
    <w:p w14:paraId="7D3E2E6E" w14:textId="77777777" w:rsidR="00E76E4B" w:rsidRPr="00A53549" w:rsidRDefault="00E76E4B" w:rsidP="00E76E4B">
      <w:pPr>
        <w:pStyle w:val="ListParagraph"/>
        <w:ind w:left="1440"/>
        <w:rPr>
          <w:rFonts w:ascii="Times New Roman" w:hAnsi="Times New Roman" w:cs="Times New Roman"/>
        </w:rPr>
      </w:pPr>
    </w:p>
    <w:p w14:paraId="55882F04"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lastRenderedPageBreak/>
        <w:t>Password</w:t>
      </w:r>
    </w:p>
    <w:p w14:paraId="64808C6F"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The Password has constrains which makes the Password consists of more than or equal 8 and less than or equal 16 characteristics including characters described as below.</w:t>
      </w:r>
    </w:p>
    <w:p w14:paraId="32987250" w14:textId="77777777" w:rsidR="00E76E4B" w:rsidRPr="00A53549" w:rsidRDefault="00E76E4B" w:rsidP="00E76E4B">
      <w:pPr>
        <w:pStyle w:val="ListParagraph"/>
        <w:ind w:left="2061"/>
        <w:rPr>
          <w:rFonts w:ascii="Times New Roman" w:hAnsi="Times New Roman" w:cs="Times New Roman"/>
        </w:rPr>
      </w:pPr>
    </w:p>
    <w:p w14:paraId="1D6647CC" w14:textId="77777777" w:rsidR="00E76E4B" w:rsidRPr="00A53549" w:rsidRDefault="00E76E4B">
      <w:pPr>
        <w:pStyle w:val="ListParagraph"/>
        <w:numPr>
          <w:ilvl w:val="0"/>
          <w:numId w:val="7"/>
        </w:numPr>
        <w:ind w:left="2160"/>
        <w:rPr>
          <w:rFonts w:ascii="Times New Roman" w:hAnsi="Times New Roman" w:cs="Times New Roman"/>
        </w:rPr>
      </w:pPr>
      <w:r w:rsidRPr="00A53549">
        <w:rPr>
          <w:rFonts w:ascii="Times New Roman" w:hAnsi="Times New Roman" w:cs="Times New Roman"/>
        </w:rPr>
        <w:t>Numeric figure (at least one)</w:t>
      </w:r>
    </w:p>
    <w:p w14:paraId="77DD23B0" w14:textId="77777777" w:rsidR="00E76E4B" w:rsidRPr="00A53549" w:rsidRDefault="00E76E4B">
      <w:pPr>
        <w:pStyle w:val="ListParagraph"/>
        <w:numPr>
          <w:ilvl w:val="0"/>
          <w:numId w:val="7"/>
        </w:numPr>
        <w:ind w:left="2160"/>
        <w:rPr>
          <w:rFonts w:ascii="Times New Roman" w:hAnsi="Times New Roman" w:cs="Times New Roman"/>
        </w:rPr>
      </w:pPr>
      <w:r w:rsidRPr="00A53549">
        <w:rPr>
          <w:rFonts w:ascii="Times New Roman" w:hAnsi="Times New Roman" w:cs="Times New Roman"/>
        </w:rPr>
        <w:t>Capital alphabet (A-Z)(at least one)</w:t>
      </w:r>
    </w:p>
    <w:p w14:paraId="79AF1B2F" w14:textId="77777777" w:rsidR="00E76E4B" w:rsidRPr="00A53549" w:rsidRDefault="00E76E4B">
      <w:pPr>
        <w:pStyle w:val="ListParagraph"/>
        <w:numPr>
          <w:ilvl w:val="0"/>
          <w:numId w:val="7"/>
        </w:numPr>
        <w:ind w:left="2160"/>
        <w:rPr>
          <w:rFonts w:ascii="Times New Roman" w:hAnsi="Times New Roman" w:cs="Times New Roman"/>
        </w:rPr>
      </w:pPr>
      <w:r w:rsidRPr="00A53549">
        <w:rPr>
          <w:rFonts w:ascii="Times New Roman" w:hAnsi="Times New Roman" w:cs="Times New Roman"/>
        </w:rPr>
        <w:t>Small alphabet (a-z)(at least one)</w:t>
      </w:r>
    </w:p>
    <w:p w14:paraId="4DB2CAD7" w14:textId="77777777" w:rsidR="00E76E4B" w:rsidRPr="00A53549" w:rsidRDefault="00E76E4B">
      <w:pPr>
        <w:pStyle w:val="ListParagraph"/>
        <w:numPr>
          <w:ilvl w:val="0"/>
          <w:numId w:val="7"/>
        </w:numPr>
        <w:ind w:left="2160"/>
        <w:rPr>
          <w:rFonts w:ascii="Times New Roman" w:hAnsi="Times New Roman" w:cs="Times New Roman"/>
        </w:rPr>
      </w:pPr>
      <w:r w:rsidRPr="00A53549">
        <w:rPr>
          <w:rFonts w:ascii="Times New Roman" w:hAnsi="Times New Roman" w:cs="Times New Roman"/>
        </w:rPr>
        <w:t>Special character (#, $, %, &amp;, etc.) (at least one)</w:t>
      </w:r>
    </w:p>
    <w:p w14:paraId="5F1C822E" w14:textId="77777777" w:rsidR="00E76E4B" w:rsidRPr="00A53549" w:rsidRDefault="00E76E4B" w:rsidP="00E76E4B">
      <w:pPr>
        <w:pStyle w:val="ListParagraph"/>
        <w:ind w:left="1440"/>
        <w:rPr>
          <w:rFonts w:ascii="Times New Roman" w:hAnsi="Times New Roman" w:cs="Times New Roman"/>
        </w:rPr>
      </w:pPr>
    </w:p>
    <w:p w14:paraId="63BB0403"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The Password is masked by dummy characters. The re-entering Password is demanded.</w:t>
      </w:r>
    </w:p>
    <w:p w14:paraId="1895D71C"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Password must be encrypted in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476A15DA" w14:textId="77777777" w:rsidR="00E76E4B" w:rsidRPr="00A53549" w:rsidRDefault="00E76E4B" w:rsidP="00E76E4B">
      <w:pPr>
        <w:pStyle w:val="ListParagraph"/>
        <w:ind w:left="1440"/>
        <w:rPr>
          <w:rFonts w:ascii="Times New Roman" w:hAnsi="Times New Roman" w:cs="Times New Roman"/>
        </w:rPr>
      </w:pPr>
    </w:p>
    <w:p w14:paraId="4BD52D60"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User Type</w:t>
      </w:r>
    </w:p>
    <w:p w14:paraId="4C3AAC44" w14:textId="77777777" w:rsidR="00E76E4B" w:rsidRPr="00A53549" w:rsidRDefault="00E76E4B" w:rsidP="00E76E4B">
      <w:pPr>
        <w:pStyle w:val="ListParagraph"/>
        <w:ind w:left="1440"/>
        <w:rPr>
          <w:rFonts w:ascii="Times New Roman" w:hAnsi="Times New Roman" w:cs="Times New Roman"/>
        </w:rPr>
      </w:pPr>
      <w:r w:rsidRPr="00A53549">
        <w:rPr>
          <w:rFonts w:ascii="Times New Roman" w:hAnsi="Times New Roman" w:cs="Times New Roman"/>
        </w:rPr>
        <w:t>The User Type falls into three categories described as below.</w:t>
      </w:r>
    </w:p>
    <w:p w14:paraId="01EF983B" w14:textId="77777777" w:rsidR="00E76E4B" w:rsidRPr="00A53549" w:rsidRDefault="00E76E4B" w:rsidP="00E76E4B">
      <w:pPr>
        <w:pStyle w:val="ListParagraph"/>
        <w:ind w:left="1440"/>
        <w:rPr>
          <w:rFonts w:ascii="Times New Roman" w:hAnsi="Times New Roman" w:cs="Times New Roman"/>
        </w:rPr>
      </w:pPr>
    </w:p>
    <w:p w14:paraId="5FAFB5A5" w14:textId="77777777" w:rsidR="00E76E4B" w:rsidRPr="00A53549" w:rsidRDefault="00E76E4B" w:rsidP="00E76E4B">
      <w:pPr>
        <w:pStyle w:val="ListParagraph"/>
        <w:numPr>
          <w:ilvl w:val="0"/>
          <w:numId w:val="5"/>
        </w:numPr>
        <w:rPr>
          <w:rFonts w:ascii="Times New Roman" w:hAnsi="Times New Roman" w:cs="Times New Roman"/>
        </w:rPr>
      </w:pPr>
      <w:r w:rsidRPr="00A53549">
        <w:rPr>
          <w:rFonts w:ascii="Times New Roman" w:hAnsi="Times New Roman" w:cs="Times New Roman"/>
        </w:rPr>
        <w:t>Player</w:t>
      </w:r>
    </w:p>
    <w:p w14:paraId="72D86D35" w14:textId="77777777" w:rsidR="00E76E4B" w:rsidRPr="00A53549" w:rsidRDefault="00E76E4B" w:rsidP="00E76E4B">
      <w:pPr>
        <w:pStyle w:val="ListParagraph"/>
        <w:numPr>
          <w:ilvl w:val="0"/>
          <w:numId w:val="5"/>
        </w:numPr>
        <w:rPr>
          <w:rFonts w:ascii="Times New Roman" w:hAnsi="Times New Roman" w:cs="Times New Roman"/>
        </w:rPr>
      </w:pPr>
      <w:r w:rsidRPr="00A53549">
        <w:rPr>
          <w:rFonts w:ascii="Times New Roman" w:hAnsi="Times New Roman" w:cs="Times New Roman"/>
        </w:rPr>
        <w:t>Turf owner</w:t>
      </w:r>
    </w:p>
    <w:p w14:paraId="73E27B2B" w14:textId="77777777" w:rsidR="00E76E4B" w:rsidRPr="00A53549" w:rsidRDefault="00E76E4B" w:rsidP="00E76E4B">
      <w:pPr>
        <w:pStyle w:val="ListParagraph"/>
        <w:numPr>
          <w:ilvl w:val="0"/>
          <w:numId w:val="5"/>
        </w:numPr>
        <w:rPr>
          <w:rFonts w:ascii="Times New Roman" w:hAnsi="Times New Roman" w:cs="Times New Roman"/>
        </w:rPr>
      </w:pPr>
      <w:r w:rsidRPr="00A53549">
        <w:rPr>
          <w:rFonts w:ascii="Times New Roman" w:hAnsi="Times New Roman" w:cs="Times New Roman"/>
        </w:rPr>
        <w:t>Administrator</w:t>
      </w:r>
    </w:p>
    <w:p w14:paraId="529C16A2" w14:textId="77777777" w:rsidR="00E76E4B" w:rsidRPr="00A53549" w:rsidRDefault="00E76E4B" w:rsidP="00E76E4B">
      <w:pPr>
        <w:pStyle w:val="ListParagraph"/>
        <w:ind w:left="1440"/>
        <w:rPr>
          <w:rFonts w:ascii="Times New Roman" w:hAnsi="Times New Roman" w:cs="Times New Roman"/>
        </w:rPr>
      </w:pPr>
    </w:p>
    <w:p w14:paraId="491D21FD" w14:textId="4F4EAD0E"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In an Account Creation Process, the user can select Turf Owner. </w:t>
      </w:r>
    </w:p>
    <w:p w14:paraId="7DADB847"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No one could select The Administrator, because Administrator is implemented to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in advance.</w:t>
      </w:r>
    </w:p>
    <w:p w14:paraId="0C83860A" w14:textId="77777777" w:rsidR="00E76E4B" w:rsidRPr="00A53549" w:rsidRDefault="00E76E4B" w:rsidP="00E76E4B">
      <w:pPr>
        <w:rPr>
          <w:lang w:val="en-US" w:eastAsia="ja-JP"/>
        </w:rPr>
      </w:pPr>
    </w:p>
    <w:p w14:paraId="2CB9E60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Contact Details</w:t>
      </w:r>
    </w:p>
    <w:p w14:paraId="72BB784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Contact Detail consists of some items described as below.</w:t>
      </w:r>
    </w:p>
    <w:p w14:paraId="1D0344A5" w14:textId="77777777" w:rsidR="00E76E4B" w:rsidRPr="00A53549" w:rsidRDefault="00E76E4B" w:rsidP="00E76E4B">
      <w:pPr>
        <w:pStyle w:val="ListParagraph"/>
        <w:rPr>
          <w:rFonts w:ascii="Times New Roman" w:hAnsi="Times New Roman" w:cs="Times New Roman"/>
        </w:rPr>
      </w:pPr>
    </w:p>
    <w:p w14:paraId="216D2E9B" w14:textId="77777777" w:rsidR="00E76E4B" w:rsidRPr="00A53549" w:rsidRDefault="00E76E4B" w:rsidP="00E76E4B">
      <w:pPr>
        <w:pStyle w:val="ListParagraph"/>
        <w:numPr>
          <w:ilvl w:val="0"/>
          <w:numId w:val="6"/>
        </w:numPr>
        <w:rPr>
          <w:rFonts w:ascii="Times New Roman" w:hAnsi="Times New Roman" w:cs="Times New Roman"/>
        </w:rPr>
      </w:pPr>
      <w:r w:rsidRPr="00A53549">
        <w:rPr>
          <w:rFonts w:ascii="Times New Roman" w:hAnsi="Times New Roman" w:cs="Times New Roman"/>
        </w:rPr>
        <w:t>Permanent Address</w:t>
      </w:r>
    </w:p>
    <w:p w14:paraId="74A1C0C7" w14:textId="77777777" w:rsidR="00E76E4B" w:rsidRPr="00A53549" w:rsidRDefault="00E76E4B" w:rsidP="00E76E4B">
      <w:pPr>
        <w:pStyle w:val="ListParagraph"/>
        <w:numPr>
          <w:ilvl w:val="0"/>
          <w:numId w:val="6"/>
        </w:numPr>
        <w:rPr>
          <w:rFonts w:ascii="Times New Roman" w:hAnsi="Times New Roman" w:cs="Times New Roman"/>
        </w:rPr>
      </w:pPr>
      <w:r w:rsidRPr="00A53549">
        <w:rPr>
          <w:rFonts w:ascii="Times New Roman" w:hAnsi="Times New Roman" w:cs="Times New Roman"/>
        </w:rPr>
        <w:t>Contact Phone No</w:t>
      </w:r>
    </w:p>
    <w:p w14:paraId="7C6D95A4" w14:textId="77777777" w:rsidR="00E76E4B" w:rsidRPr="00A53549" w:rsidRDefault="00E76E4B" w:rsidP="00E76E4B">
      <w:pPr>
        <w:ind w:left="1701"/>
        <w:rPr>
          <w:lang w:eastAsia="ja-JP"/>
        </w:rPr>
      </w:pPr>
    </w:p>
    <w:p w14:paraId="13129E74" w14:textId="77777777" w:rsidR="00E76E4B" w:rsidRPr="00A53549" w:rsidRDefault="00E76E4B" w:rsidP="00E76E4B">
      <w:pPr>
        <w:pStyle w:val="ListParagraph"/>
        <w:numPr>
          <w:ilvl w:val="1"/>
          <w:numId w:val="2"/>
        </w:numPr>
        <w:rPr>
          <w:rFonts w:ascii="Times New Roman" w:hAnsi="Times New Roman" w:cs="Times New Roman"/>
          <w:shd w:val="pct15" w:color="auto" w:fill="FFFFFF"/>
        </w:rPr>
      </w:pPr>
      <w:r w:rsidRPr="00A53549">
        <w:rPr>
          <w:rFonts w:ascii="Times New Roman" w:hAnsi="Times New Roman" w:cs="Times New Roman"/>
        </w:rPr>
        <w:t>All items are compulsory demanded.</w:t>
      </w:r>
    </w:p>
    <w:p w14:paraId="4C5594F1" w14:textId="77777777" w:rsidR="00E76E4B" w:rsidRPr="00A53549" w:rsidRDefault="00E76E4B" w:rsidP="00E76E4B">
      <w:pPr>
        <w:pStyle w:val="ListParagraph"/>
        <w:ind w:left="1440"/>
        <w:rPr>
          <w:rFonts w:ascii="Times New Roman" w:hAnsi="Times New Roman" w:cs="Times New Roman"/>
          <w:shd w:val="pct15" w:color="auto" w:fill="FFFFFF"/>
        </w:rPr>
      </w:pPr>
    </w:p>
    <w:p w14:paraId="0A3FC25D"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Permanent Address</w:t>
      </w:r>
    </w:p>
    <w:p w14:paraId="4B1010F9"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Permanent Address should be filled.</w:t>
      </w:r>
    </w:p>
    <w:p w14:paraId="4267FA39"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But only the city should be selected from options.</w:t>
      </w:r>
    </w:p>
    <w:p w14:paraId="29F7276A" w14:textId="77777777" w:rsidR="00E76E4B" w:rsidRPr="00A53549" w:rsidRDefault="00E76E4B" w:rsidP="00E76E4B">
      <w:pPr>
        <w:pStyle w:val="ListParagraph"/>
        <w:ind w:left="1440"/>
        <w:rPr>
          <w:rFonts w:ascii="Times New Roman" w:hAnsi="Times New Roman" w:cs="Times New Roman"/>
        </w:rPr>
      </w:pPr>
    </w:p>
    <w:p w14:paraId="09AFC4A9" w14:textId="77777777" w:rsidR="00E76E4B" w:rsidRPr="00A53549" w:rsidRDefault="00E76E4B" w:rsidP="00E76E4B">
      <w:pPr>
        <w:pStyle w:val="ListParagraph"/>
        <w:rPr>
          <w:rFonts w:ascii="Times New Roman" w:hAnsi="Times New Roman" w:cs="Times New Roman"/>
        </w:rPr>
      </w:pPr>
    </w:p>
    <w:p w14:paraId="37182EE2"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Login information and user information should be entered on one screen.</w:t>
      </w:r>
    </w:p>
    <w:p w14:paraId="35CB6360" w14:textId="77777777" w:rsidR="00E76E4B" w:rsidRDefault="00E76E4B" w:rsidP="00E76E4B">
      <w:pPr>
        <w:pStyle w:val="ListParagraph"/>
        <w:rPr>
          <w:rFonts w:ascii="Times New Roman" w:hAnsi="Times New Roman" w:cs="Times New Roman"/>
        </w:rPr>
      </w:pPr>
    </w:p>
    <w:p w14:paraId="1274D03E" w14:textId="77777777" w:rsidR="00282A11" w:rsidRPr="00A53549" w:rsidRDefault="00282A11" w:rsidP="00E76E4B">
      <w:pPr>
        <w:pStyle w:val="ListParagraph"/>
        <w:rPr>
          <w:rFonts w:ascii="Times New Roman" w:hAnsi="Times New Roman" w:cs="Times New Roman"/>
        </w:rPr>
      </w:pPr>
    </w:p>
    <w:p w14:paraId="56B03A75" w14:textId="77777777" w:rsidR="00E76E4B" w:rsidRPr="00A53549" w:rsidRDefault="00E76E4B" w:rsidP="00E76E4B">
      <w:pPr>
        <w:pStyle w:val="Heading3"/>
        <w:ind w:left="0"/>
        <w:rPr>
          <w:lang w:eastAsia="ja-JP"/>
        </w:rPr>
      </w:pPr>
      <w:r w:rsidRPr="00A53549">
        <w:t>Login Process</w:t>
      </w:r>
    </w:p>
    <w:p w14:paraId="41BF7983" w14:textId="77777777" w:rsidR="00E76E4B" w:rsidRPr="00A53549" w:rsidRDefault="00E76E4B" w:rsidP="00E76E4B">
      <w:pPr>
        <w:rPr>
          <w:lang w:eastAsia="ja-JP"/>
        </w:rPr>
      </w:pPr>
    </w:p>
    <w:p w14:paraId="69A57CB7" w14:textId="77777777" w:rsidR="00E76E4B" w:rsidRPr="00A53549" w:rsidRDefault="00E76E4B" w:rsidP="00E76E4B">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always compels user authentication before using itself except when a new account is successfully created.</w:t>
      </w:r>
    </w:p>
    <w:p w14:paraId="0CAE686D" w14:textId="77777777" w:rsidR="00E76E4B" w:rsidRPr="00A53549" w:rsidRDefault="00E76E4B" w:rsidP="00E76E4B">
      <w:pPr>
        <w:pStyle w:val="ListParagraph"/>
        <w:rPr>
          <w:rFonts w:ascii="Times New Roman" w:hAnsi="Times New Roman" w:cs="Times New Roman"/>
        </w:rPr>
      </w:pPr>
    </w:p>
    <w:p w14:paraId="19E8DF50" w14:textId="44D15D1B"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 </w:t>
      </w:r>
      <w:r w:rsidR="00552407">
        <w:rPr>
          <w:rFonts w:ascii="Times New Roman" w:hAnsi="Times New Roman" w:cs="Times New Roman"/>
        </w:rPr>
        <w:t xml:space="preserve">turf owner </w:t>
      </w:r>
      <w:r w:rsidRPr="00A53549">
        <w:rPr>
          <w:rFonts w:ascii="Times New Roman" w:hAnsi="Times New Roman" w:cs="Times New Roman"/>
        </w:rPr>
        <w:t xml:space="preserve">authentication demands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Password.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checked in three ways.</w:t>
      </w:r>
    </w:p>
    <w:p w14:paraId="15CBBF01" w14:textId="77777777" w:rsidR="00E76E4B" w:rsidRPr="00A53549" w:rsidRDefault="00E76E4B" w:rsidP="00E76E4B">
      <w:pPr>
        <w:pStyle w:val="ListParagraph"/>
        <w:rPr>
          <w:rFonts w:ascii="Times New Roman" w:hAnsi="Times New Roman" w:cs="Times New Roman"/>
        </w:rPr>
      </w:pPr>
    </w:p>
    <w:p w14:paraId="446B5305"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should be existed and correct. </w:t>
      </w:r>
    </w:p>
    <w:p w14:paraId="645CAF7F"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If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and the Password are not equal to what the user has registered, the user authentication cannot be provided.</w:t>
      </w:r>
    </w:p>
    <w:p w14:paraId="52C57C51" w14:textId="77777777" w:rsidR="00E76E4B" w:rsidRPr="00A53549" w:rsidRDefault="00E76E4B" w:rsidP="00E76E4B">
      <w:pPr>
        <w:pStyle w:val="ListParagraph"/>
        <w:ind w:left="1440"/>
        <w:rPr>
          <w:rFonts w:ascii="Times New Roman" w:hAnsi="Times New Roman" w:cs="Times New Roman"/>
        </w:rPr>
      </w:pPr>
    </w:p>
    <w:p w14:paraId="7D3F1FD1"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Second, the User Type linked to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matching(i.e. </w:t>
      </w:r>
      <w:proofErr w:type="spellStart"/>
      <w:r w:rsidRPr="00A53549">
        <w:rPr>
          <w:rFonts w:ascii="Times New Roman" w:hAnsi="Times New Roman" w:cs="Times New Roman"/>
        </w:rPr>
        <w:t>Player,Turf</w:t>
      </w:r>
      <w:proofErr w:type="spellEnd"/>
      <w:r w:rsidRPr="00A53549">
        <w:rPr>
          <w:rFonts w:ascii="Times New Roman" w:hAnsi="Times New Roman" w:cs="Times New Roman"/>
        </w:rPr>
        <w:t xml:space="preserve"> </w:t>
      </w:r>
      <w:proofErr w:type="spellStart"/>
      <w:r w:rsidRPr="00A53549">
        <w:rPr>
          <w:rFonts w:ascii="Times New Roman" w:hAnsi="Times New Roman" w:cs="Times New Roman"/>
        </w:rPr>
        <w:t>owner,Administrator</w:t>
      </w:r>
      <w:proofErr w:type="spellEnd"/>
      <w:r w:rsidRPr="00A53549">
        <w:rPr>
          <w:rFonts w:ascii="Times New Roman" w:hAnsi="Times New Roman" w:cs="Times New Roman"/>
        </w:rPr>
        <w:t xml:space="preserve">). </w:t>
      </w:r>
    </w:p>
    <w:p w14:paraId="216BBF0B" w14:textId="60B2DBE5" w:rsidR="00E76E4B" w:rsidRPr="002C2143"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When the User Type is "Turf Owner", then user can be placed on “Turf Owner Home”.</w:t>
      </w:r>
    </w:p>
    <w:p w14:paraId="3D8CDDE4"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Finally,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should be available. </w:t>
      </w:r>
    </w:p>
    <w:p w14:paraId="602945F3"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The Administrator can decide whether the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is available or suspended. </w:t>
      </w:r>
    </w:p>
    <w:p w14:paraId="2A6D581D"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 xml:space="preserve">If user is rejected, user authentication is not provided for system user. </w:t>
      </w:r>
    </w:p>
    <w:p w14:paraId="3FDA2C66" w14:textId="77777777" w:rsidR="00E76E4B" w:rsidRPr="00A53549" w:rsidRDefault="00E76E4B" w:rsidP="00E76E4B">
      <w:pPr>
        <w:pStyle w:val="ListParagraph"/>
        <w:rPr>
          <w:rFonts w:ascii="Times New Roman" w:hAnsi="Times New Roman" w:cs="Times New Roman"/>
          <w:shd w:val="pct15" w:color="auto" w:fill="FFFFFF"/>
        </w:rPr>
      </w:pPr>
    </w:p>
    <w:p w14:paraId="2FE6130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user account should alive for so long as the duration decided by Admin.</w:t>
      </w:r>
    </w:p>
    <w:p w14:paraId="2875DD4C" w14:textId="77777777" w:rsidR="00E76E4B" w:rsidRPr="00A53549" w:rsidRDefault="00E76E4B" w:rsidP="00E76E4B">
      <w:pPr>
        <w:pStyle w:val="ListParagraph"/>
        <w:ind w:left="1440"/>
        <w:rPr>
          <w:rFonts w:ascii="Times New Roman" w:hAnsi="Times New Roman" w:cs="Times New Roman"/>
        </w:rPr>
      </w:pPr>
    </w:p>
    <w:p w14:paraId="4CB784F3"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Only when the three checks are successfully completed, user can be placed on respected page. </w:t>
      </w:r>
    </w:p>
    <w:p w14:paraId="37743E09" w14:textId="77777777" w:rsidR="00E76E4B" w:rsidRPr="00A53549" w:rsidRDefault="00E76E4B" w:rsidP="00E76E4B">
      <w:pPr>
        <w:pStyle w:val="ListParagraph"/>
        <w:rPr>
          <w:rFonts w:ascii="Times New Roman" w:hAnsi="Times New Roman" w:cs="Times New Roman"/>
        </w:rPr>
      </w:pPr>
    </w:p>
    <w:p w14:paraId="017CBE5C"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“User Home” provides some items described as below.</w:t>
      </w:r>
    </w:p>
    <w:p w14:paraId="299F6FCB" w14:textId="77777777" w:rsidR="00E76E4B" w:rsidRPr="00A53549" w:rsidRDefault="00E76E4B" w:rsidP="00E76E4B">
      <w:pPr>
        <w:pStyle w:val="ListParagraph"/>
        <w:rPr>
          <w:rFonts w:ascii="Times New Roman" w:hAnsi="Times New Roman" w:cs="Times New Roman"/>
        </w:rPr>
      </w:pPr>
    </w:p>
    <w:p w14:paraId="64908434" w14:textId="77777777" w:rsidR="00E76E4B" w:rsidRPr="00A53549" w:rsidRDefault="00E76E4B">
      <w:pPr>
        <w:pStyle w:val="ListParagraph"/>
        <w:numPr>
          <w:ilvl w:val="0"/>
          <w:numId w:val="12"/>
        </w:numPr>
        <w:rPr>
          <w:rFonts w:ascii="Times New Roman" w:hAnsi="Times New Roman" w:cs="Times New Roman"/>
        </w:rPr>
      </w:pPr>
      <w:r w:rsidRPr="00A53549">
        <w:rPr>
          <w:rFonts w:ascii="Times New Roman" w:hAnsi="Times New Roman" w:cs="Times New Roman"/>
        </w:rPr>
        <w:t>A trigger to logout</w:t>
      </w:r>
    </w:p>
    <w:p w14:paraId="172CB2D8" w14:textId="77777777" w:rsidR="00E76E4B" w:rsidRPr="00A53549" w:rsidRDefault="00E76E4B">
      <w:pPr>
        <w:pStyle w:val="ListParagraph"/>
        <w:numPr>
          <w:ilvl w:val="0"/>
          <w:numId w:val="12"/>
        </w:numPr>
        <w:rPr>
          <w:rFonts w:ascii="Times New Roman" w:hAnsi="Times New Roman" w:cs="Times New Roman"/>
        </w:rPr>
      </w:pPr>
      <w:r w:rsidRPr="00A53549">
        <w:rPr>
          <w:rFonts w:ascii="Times New Roman" w:hAnsi="Times New Roman" w:cs="Times New Roman"/>
        </w:rPr>
        <w:t>A trigger to Change Password</w:t>
      </w:r>
    </w:p>
    <w:p w14:paraId="28D5D280" w14:textId="77777777" w:rsidR="00E76E4B" w:rsidRPr="00A53549" w:rsidRDefault="00E76E4B">
      <w:pPr>
        <w:pStyle w:val="ListParagraph"/>
        <w:numPr>
          <w:ilvl w:val="0"/>
          <w:numId w:val="12"/>
        </w:numPr>
        <w:rPr>
          <w:rFonts w:ascii="Times New Roman" w:hAnsi="Times New Roman" w:cs="Times New Roman"/>
        </w:rPr>
      </w:pPr>
      <w:r w:rsidRPr="00A53549">
        <w:rPr>
          <w:rFonts w:ascii="Times New Roman" w:hAnsi="Times New Roman" w:cs="Times New Roman"/>
        </w:rPr>
        <w:t>A trigger to Search Turf</w:t>
      </w:r>
    </w:p>
    <w:p w14:paraId="2DF93DA9" w14:textId="77777777" w:rsidR="00E76E4B" w:rsidRPr="00A53549" w:rsidRDefault="00E76E4B">
      <w:pPr>
        <w:pStyle w:val="ListParagraph"/>
        <w:numPr>
          <w:ilvl w:val="0"/>
          <w:numId w:val="12"/>
        </w:numPr>
        <w:rPr>
          <w:rFonts w:ascii="Times New Roman" w:hAnsi="Times New Roman" w:cs="Times New Roman"/>
        </w:rPr>
      </w:pPr>
      <w:r w:rsidRPr="00A53549">
        <w:rPr>
          <w:rFonts w:ascii="Times New Roman" w:hAnsi="Times New Roman" w:cs="Times New Roman"/>
        </w:rPr>
        <w:t>A trigger to Book Turf</w:t>
      </w:r>
    </w:p>
    <w:p w14:paraId="4DBF48F9" w14:textId="77777777" w:rsidR="00E76E4B" w:rsidRPr="00A53549" w:rsidRDefault="00E76E4B">
      <w:pPr>
        <w:pStyle w:val="ListParagraph"/>
        <w:numPr>
          <w:ilvl w:val="0"/>
          <w:numId w:val="12"/>
        </w:numPr>
        <w:rPr>
          <w:rFonts w:ascii="Times New Roman" w:hAnsi="Times New Roman" w:cs="Times New Roman"/>
        </w:rPr>
      </w:pPr>
      <w:r w:rsidRPr="00A53549">
        <w:rPr>
          <w:rFonts w:ascii="Times New Roman" w:hAnsi="Times New Roman" w:cs="Times New Roman"/>
        </w:rPr>
        <w:t>A trigger to Delete Booking</w:t>
      </w:r>
    </w:p>
    <w:p w14:paraId="3E5F445C" w14:textId="77777777" w:rsidR="00E76E4B" w:rsidRPr="00A53549" w:rsidRDefault="00E76E4B">
      <w:pPr>
        <w:pStyle w:val="ListParagraph"/>
        <w:numPr>
          <w:ilvl w:val="0"/>
          <w:numId w:val="12"/>
        </w:numPr>
        <w:rPr>
          <w:rFonts w:ascii="Times New Roman" w:hAnsi="Times New Roman" w:cs="Times New Roman"/>
        </w:rPr>
      </w:pPr>
      <w:r w:rsidRPr="00A53549">
        <w:rPr>
          <w:rFonts w:ascii="Times New Roman" w:hAnsi="Times New Roman" w:cs="Times New Roman"/>
        </w:rPr>
        <w:t>A trigger to Make Payment</w:t>
      </w:r>
    </w:p>
    <w:p w14:paraId="67CE5755" w14:textId="77777777" w:rsidR="00E76E4B" w:rsidRPr="00A53549" w:rsidRDefault="00E76E4B" w:rsidP="00E76E4B">
      <w:pPr>
        <w:pStyle w:val="Heading3"/>
        <w:ind w:left="0"/>
        <w:rPr>
          <w:lang w:eastAsia="ja-JP"/>
        </w:rPr>
      </w:pPr>
      <w:r w:rsidRPr="00A53549">
        <w:t>Forgot Password Process</w:t>
      </w:r>
    </w:p>
    <w:p w14:paraId="71F956E1" w14:textId="77777777" w:rsidR="00E76E4B" w:rsidRPr="00A53549" w:rsidRDefault="00E76E4B" w:rsidP="00E76E4B">
      <w:pPr>
        <w:rPr>
          <w:lang w:eastAsia="ja-JP"/>
        </w:rPr>
      </w:pPr>
    </w:p>
    <w:p w14:paraId="0586F160"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system user lost their Password, the recovery method should be provided by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24E69843" w14:textId="77777777" w:rsidR="00E76E4B" w:rsidRPr="00A53549" w:rsidRDefault="00E76E4B" w:rsidP="00E76E4B">
      <w:pPr>
        <w:pStyle w:val="ListParagraph"/>
        <w:rPr>
          <w:rFonts w:ascii="Times New Roman" w:hAnsi="Times New Roman" w:cs="Times New Roman"/>
        </w:rPr>
      </w:pPr>
      <w:r w:rsidRPr="00A53549">
        <w:rPr>
          <w:rFonts w:ascii="Times New Roman" w:hAnsi="Times New Roman" w:cs="Times New Roman"/>
        </w:rPr>
        <w:t>The recovery method is described as below.</w:t>
      </w:r>
    </w:p>
    <w:p w14:paraId="3D6C1882" w14:textId="77777777" w:rsidR="00E76E4B" w:rsidRPr="00A53549" w:rsidRDefault="00E76E4B" w:rsidP="00E76E4B">
      <w:pPr>
        <w:pStyle w:val="ListParagraph"/>
        <w:rPr>
          <w:rFonts w:ascii="Times New Roman" w:hAnsi="Times New Roman" w:cs="Times New Roman"/>
        </w:rPr>
      </w:pPr>
    </w:p>
    <w:p w14:paraId="76F508B7"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First, system user enters their </w:t>
      </w:r>
      <w:proofErr w:type="spellStart"/>
      <w:r w:rsidRPr="00A53549">
        <w:rPr>
          <w:rFonts w:ascii="Times New Roman" w:hAnsi="Times New Roman" w:cs="Times New Roman"/>
        </w:rPr>
        <w:t>UserID</w:t>
      </w:r>
      <w:proofErr w:type="spellEnd"/>
      <w:r w:rsidRPr="00A53549">
        <w:rPr>
          <w:rFonts w:ascii="Times New Roman" w:hAnsi="Times New Roman" w:cs="Times New Roman"/>
        </w:rPr>
        <w:t xml:space="preserve"> for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w:t>
      </w:r>
    </w:p>
    <w:p w14:paraId="315C5E5A"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The user is provided with OTP(one time password), Only when the OTP is correct, user get the new password page.</w:t>
      </w:r>
    </w:p>
    <w:p w14:paraId="3F9C5E90"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Then the new password is set by user manually. </w:t>
      </w:r>
    </w:p>
    <w:p w14:paraId="6CE4992B" w14:textId="77777777" w:rsidR="00E76E4B" w:rsidRPr="00A53549" w:rsidRDefault="00E76E4B">
      <w:pPr>
        <w:pStyle w:val="ListParagraph"/>
        <w:numPr>
          <w:ilvl w:val="0"/>
          <w:numId w:val="10"/>
        </w:numPr>
        <w:rPr>
          <w:rFonts w:ascii="Times New Roman" w:hAnsi="Times New Roman" w:cs="Times New Roman"/>
        </w:rPr>
      </w:pPr>
      <w:r w:rsidRPr="00A53549">
        <w:rPr>
          <w:rFonts w:ascii="Times New Roman" w:hAnsi="Times New Roman" w:cs="Times New Roman"/>
        </w:rPr>
        <w:t>The new password should consist of more than or equal 8 and less than or equal 16 characteristics including at least a numeric figure, a capital alphabet, a small alphabet, and a special character.</w:t>
      </w:r>
    </w:p>
    <w:p w14:paraId="18D5052D" w14:textId="77777777" w:rsidR="00E76E4B" w:rsidRPr="00A53549" w:rsidRDefault="00E76E4B" w:rsidP="00E76E4B">
      <w:pPr>
        <w:pStyle w:val="ListParagraph"/>
        <w:ind w:left="1440"/>
        <w:rPr>
          <w:rFonts w:ascii="Times New Roman" w:hAnsi="Times New Roman" w:cs="Times New Roman"/>
        </w:rPr>
      </w:pPr>
    </w:p>
    <w:p w14:paraId="3F34613F"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As a consequence, The user could get the authentication using the new password.</w:t>
      </w:r>
    </w:p>
    <w:p w14:paraId="578375D1"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If the OTP is not correct, the OTP is demanded for user again.</w:t>
      </w:r>
    </w:p>
    <w:p w14:paraId="694BBB26" w14:textId="77777777" w:rsidR="00E76E4B" w:rsidRPr="00A53549" w:rsidRDefault="00E76E4B" w:rsidP="00E76E4B">
      <w:pPr>
        <w:pStyle w:val="ListParagraph"/>
        <w:rPr>
          <w:rFonts w:ascii="Times New Roman" w:hAnsi="Times New Roman" w:cs="Times New Roman"/>
        </w:rPr>
      </w:pPr>
    </w:p>
    <w:p w14:paraId="1957940C" w14:textId="77777777" w:rsidR="00E76E4B" w:rsidRPr="00A53549" w:rsidRDefault="00E76E4B" w:rsidP="00E76E4B">
      <w:pPr>
        <w:pStyle w:val="Heading3"/>
        <w:ind w:left="0"/>
        <w:rPr>
          <w:lang w:eastAsia="ja-JP"/>
        </w:rPr>
      </w:pPr>
      <w:r w:rsidRPr="00A53549">
        <w:lastRenderedPageBreak/>
        <w:t>Change Password Process</w:t>
      </w:r>
    </w:p>
    <w:p w14:paraId="4FD751C5" w14:textId="77777777" w:rsidR="00E76E4B" w:rsidRPr="00A53549" w:rsidRDefault="00E76E4B" w:rsidP="00E76E4B">
      <w:pPr>
        <w:rPr>
          <w:lang w:eastAsia="ja-JP"/>
        </w:rPr>
      </w:pPr>
    </w:p>
    <w:p w14:paraId="1268E25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user wants to change their Password, the measure should be provided by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w:t>
      </w:r>
    </w:p>
    <w:p w14:paraId="5CC0BD8F" w14:textId="77777777" w:rsidR="00E76E4B" w:rsidRPr="00A53549" w:rsidRDefault="00E76E4B" w:rsidP="00E76E4B">
      <w:pPr>
        <w:pStyle w:val="ListParagraph"/>
        <w:rPr>
          <w:rFonts w:ascii="Times New Roman" w:hAnsi="Times New Roman" w:cs="Times New Roman"/>
        </w:rPr>
      </w:pPr>
    </w:p>
    <w:p w14:paraId="6935047E"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Therefore,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is available after getting the user authentication.</w:t>
      </w:r>
    </w:p>
    <w:p w14:paraId="31FA450B" w14:textId="77777777" w:rsidR="00E76E4B" w:rsidRPr="00A53549" w:rsidRDefault="00E76E4B" w:rsidP="00E76E4B">
      <w:pPr>
        <w:pStyle w:val="ListParagraph"/>
        <w:rPr>
          <w:rFonts w:ascii="Times New Roman" w:hAnsi="Times New Roman" w:cs="Times New Roman"/>
        </w:rPr>
      </w:pPr>
    </w:p>
    <w:p w14:paraId="693786B8"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function demands the current password and the new password.</w:t>
      </w:r>
    </w:p>
    <w:p w14:paraId="123824E0" w14:textId="77777777" w:rsidR="00E76E4B" w:rsidRPr="00A53549" w:rsidRDefault="00E76E4B" w:rsidP="00E76E4B">
      <w:pPr>
        <w:pStyle w:val="ListParagraph"/>
        <w:rPr>
          <w:rFonts w:ascii="Times New Roman" w:hAnsi="Times New Roman" w:cs="Times New Roman"/>
        </w:rPr>
      </w:pPr>
    </w:p>
    <w:p w14:paraId="0EEB6BA9"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Of course, the new password should consist of more than or equal 8 and less than or equal 16 characteristics including at least a numeric figure, a capital alphabet, a small alphabet, and a special character.</w:t>
      </w:r>
    </w:p>
    <w:p w14:paraId="788DF467"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 xml:space="preserve">The current password and the new password are masked by using dummy characters. </w:t>
      </w:r>
    </w:p>
    <w:p w14:paraId="78E61497"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The new password is demanded to enter twice to avoid a</w:t>
      </w:r>
      <w:r w:rsidRPr="00A53549">
        <w:rPr>
          <w:rFonts w:ascii="Times New Roman" w:hAnsi="Times New Roman" w:cs="Times New Roman"/>
          <w:shd w:val="clear" w:color="auto" w:fill="FFFFFF"/>
        </w:rPr>
        <w:t xml:space="preserve"> </w:t>
      </w:r>
      <w:r w:rsidRPr="00A53549">
        <w:rPr>
          <w:rFonts w:ascii="Times New Roman" w:hAnsi="Times New Roman" w:cs="Times New Roman"/>
        </w:rPr>
        <w:t>typing error</w:t>
      </w:r>
      <w:r w:rsidRPr="00A53549">
        <w:rPr>
          <w:rFonts w:ascii="Times New Roman" w:hAnsi="Times New Roman" w:cs="Times New Roman"/>
          <w:shd w:val="clear" w:color="auto" w:fill="FFFFFF"/>
        </w:rPr>
        <w:t>.</w:t>
      </w:r>
    </w:p>
    <w:p w14:paraId="2DB0EAC1" w14:textId="77777777" w:rsidR="00E76E4B" w:rsidRPr="00A53549" w:rsidRDefault="00E76E4B" w:rsidP="00E76E4B">
      <w:pPr>
        <w:rPr>
          <w:lang w:eastAsia="ja-JP"/>
        </w:rPr>
      </w:pPr>
    </w:p>
    <w:p w14:paraId="772AB85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Only when the current password is correct, user could change their Password.</w:t>
      </w:r>
    </w:p>
    <w:p w14:paraId="3CEFC836" w14:textId="77777777" w:rsidR="00E76E4B" w:rsidRPr="00A53549" w:rsidRDefault="00E76E4B" w:rsidP="00E76E4B">
      <w:pPr>
        <w:pStyle w:val="ListParagraph"/>
        <w:rPr>
          <w:rFonts w:ascii="Times New Roman" w:hAnsi="Times New Roman" w:cs="Times New Roman"/>
        </w:rPr>
      </w:pPr>
    </w:p>
    <w:p w14:paraId="55E0A658"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 xml:space="preserve">When the current password is changed into new password, </w:t>
      </w: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compels user authentication again.</w:t>
      </w:r>
    </w:p>
    <w:p w14:paraId="265A58EF" w14:textId="77777777" w:rsidR="00E76E4B" w:rsidRPr="00A53549" w:rsidRDefault="00E76E4B" w:rsidP="00E76E4B">
      <w:pPr>
        <w:pStyle w:val="ListParagraph"/>
        <w:rPr>
          <w:rFonts w:ascii="Times New Roman" w:hAnsi="Times New Roman" w:cs="Times New Roman"/>
        </w:rPr>
      </w:pPr>
    </w:p>
    <w:p w14:paraId="73128FEE" w14:textId="77777777" w:rsidR="00E76E4B" w:rsidRPr="00A53549" w:rsidRDefault="00E76E4B" w:rsidP="00E76E4B">
      <w:pPr>
        <w:rPr>
          <w:lang w:eastAsia="ja-JP"/>
        </w:rPr>
      </w:pPr>
    </w:p>
    <w:p w14:paraId="2A2885C3" w14:textId="77777777" w:rsidR="00E76E4B" w:rsidRPr="00A53549" w:rsidRDefault="00E76E4B" w:rsidP="00E76E4B">
      <w:pPr>
        <w:pStyle w:val="Heading3"/>
        <w:ind w:left="0"/>
        <w:rPr>
          <w:lang w:eastAsia="ja-JP"/>
        </w:rPr>
      </w:pPr>
      <w:r w:rsidRPr="00A53549">
        <w:t>Update Account Process</w:t>
      </w:r>
    </w:p>
    <w:p w14:paraId="6FA05DAF" w14:textId="77777777" w:rsidR="00E76E4B" w:rsidRPr="00A53549" w:rsidRDefault="00E76E4B" w:rsidP="00E76E4B">
      <w:pPr>
        <w:rPr>
          <w:lang w:eastAsia="ja-JP"/>
        </w:rPr>
      </w:pPr>
    </w:p>
    <w:p w14:paraId="7636E63A" w14:textId="77777777" w:rsidR="00E76E4B" w:rsidRPr="00A53549" w:rsidRDefault="00E76E4B" w:rsidP="00E76E4B">
      <w:pPr>
        <w:pStyle w:val="ListParagraph"/>
        <w:numPr>
          <w:ilvl w:val="0"/>
          <w:numId w:val="2"/>
        </w:numPr>
        <w:rPr>
          <w:rFonts w:ascii="Times New Roman" w:hAnsi="Times New Roman" w:cs="Times New Roman"/>
        </w:rPr>
      </w:pPr>
      <w:proofErr w:type="spellStart"/>
      <w:r w:rsidRPr="00A53549">
        <w:rPr>
          <w:rFonts w:ascii="Times New Roman" w:hAnsi="Times New Roman" w:cs="Times New Roman"/>
        </w:rPr>
        <w:t>BookMyTurf</w:t>
      </w:r>
      <w:proofErr w:type="spellEnd"/>
      <w:r w:rsidRPr="00A53549">
        <w:rPr>
          <w:rFonts w:ascii="Times New Roman" w:hAnsi="Times New Roman" w:cs="Times New Roman"/>
        </w:rPr>
        <w:t xml:space="preserve"> System should provide the function which makes the account updated for user.</w:t>
      </w:r>
    </w:p>
    <w:p w14:paraId="332B2F64" w14:textId="77777777" w:rsidR="00E76E4B" w:rsidRPr="00A53549" w:rsidRDefault="00E76E4B" w:rsidP="00E76E4B">
      <w:pPr>
        <w:pStyle w:val="ListParagraph"/>
        <w:rPr>
          <w:rFonts w:ascii="Times New Roman" w:hAnsi="Times New Roman" w:cs="Times New Roman"/>
        </w:rPr>
      </w:pPr>
    </w:p>
    <w:p w14:paraId="1AC5CD99"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information user could update is described below.</w:t>
      </w:r>
      <w:r w:rsidRPr="00A53549">
        <w:rPr>
          <w:rFonts w:ascii="MS Mincho" w:eastAsia="MS Mincho" w:hAnsi="MS Mincho" w:cs="MS Mincho" w:hint="eastAsia"/>
        </w:rPr>
        <w:t xml:space="preserve">　</w:t>
      </w:r>
      <w:r w:rsidRPr="00A53549">
        <w:rPr>
          <w:rFonts w:ascii="Times New Roman" w:hAnsi="Times New Roman" w:cs="Times New Roman"/>
        </w:rPr>
        <w:t xml:space="preserve"> </w:t>
      </w:r>
    </w:p>
    <w:p w14:paraId="316D17E3" w14:textId="77777777" w:rsidR="00E76E4B" w:rsidRPr="00A53549" w:rsidRDefault="00E76E4B" w:rsidP="00E76E4B">
      <w:pPr>
        <w:pStyle w:val="ListParagraph"/>
        <w:rPr>
          <w:rFonts w:ascii="Times New Roman" w:hAnsi="Times New Roman" w:cs="Times New Roman"/>
        </w:rPr>
      </w:pPr>
    </w:p>
    <w:p w14:paraId="413A26DF" w14:textId="77777777" w:rsidR="00E76E4B" w:rsidRPr="00A53549" w:rsidRDefault="00E76E4B">
      <w:pPr>
        <w:pStyle w:val="ListParagraph"/>
        <w:numPr>
          <w:ilvl w:val="0"/>
          <w:numId w:val="8"/>
        </w:numPr>
        <w:rPr>
          <w:rFonts w:ascii="Times New Roman" w:hAnsi="Times New Roman" w:cs="Times New Roman"/>
        </w:rPr>
      </w:pPr>
      <w:r w:rsidRPr="00A53549">
        <w:rPr>
          <w:rFonts w:ascii="Times New Roman" w:hAnsi="Times New Roman" w:cs="Times New Roman"/>
        </w:rPr>
        <w:t>User information</w:t>
      </w:r>
    </w:p>
    <w:p w14:paraId="6EF216D2" w14:textId="77777777" w:rsidR="00E76E4B" w:rsidRPr="00A53549" w:rsidRDefault="00E76E4B" w:rsidP="00E76E4B">
      <w:pPr>
        <w:pStyle w:val="ListParagraph"/>
        <w:rPr>
          <w:rFonts w:ascii="Times New Roman" w:hAnsi="Times New Roman" w:cs="Times New Roman"/>
        </w:rPr>
      </w:pPr>
    </w:p>
    <w:p w14:paraId="58626003" w14:textId="77777777" w:rsidR="00E76E4B" w:rsidRPr="00A53549" w:rsidRDefault="00E76E4B" w:rsidP="00E76E4B">
      <w:pPr>
        <w:pStyle w:val="ListParagraph"/>
        <w:ind w:left="2061"/>
        <w:rPr>
          <w:rFonts w:ascii="Times New Roman" w:hAnsi="Times New Roman" w:cs="Times New Roman"/>
        </w:rPr>
      </w:pPr>
    </w:p>
    <w:p w14:paraId="510A3851" w14:textId="77777777" w:rsidR="00E76E4B" w:rsidRPr="00A53549"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101F647A" w14:textId="77777777" w:rsidR="00E76E4B" w:rsidRPr="00A53549" w:rsidRDefault="00E76E4B" w:rsidP="00E76E4B">
      <w:pPr>
        <w:pStyle w:val="ListParagraph"/>
        <w:ind w:left="1440"/>
        <w:rPr>
          <w:rFonts w:ascii="Times New Roman" w:hAnsi="Times New Roman" w:cs="Times New Roman"/>
        </w:rPr>
      </w:pPr>
    </w:p>
    <w:p w14:paraId="1F5E6920"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The User information</w:t>
      </w:r>
    </w:p>
    <w:p w14:paraId="03F3AB13" w14:textId="77777777" w:rsidR="00E76E4B" w:rsidRPr="00A53549" w:rsidRDefault="00E76E4B" w:rsidP="00E76E4B">
      <w:pPr>
        <w:pStyle w:val="ListParagraph"/>
        <w:rPr>
          <w:rFonts w:ascii="Times New Roman" w:hAnsi="Times New Roman" w:cs="Times New Roman"/>
        </w:rPr>
      </w:pPr>
      <w:r w:rsidRPr="00A53549">
        <w:rPr>
          <w:rFonts w:ascii="Times New Roman" w:hAnsi="Times New Roman" w:cs="Times New Roman"/>
        </w:rPr>
        <w:t>The updatable items as described below.</w:t>
      </w:r>
    </w:p>
    <w:p w14:paraId="35F69F17" w14:textId="77777777" w:rsidR="00E76E4B" w:rsidRPr="00A53549" w:rsidRDefault="00E76E4B" w:rsidP="00E76E4B">
      <w:pPr>
        <w:pStyle w:val="ListParagraph"/>
        <w:rPr>
          <w:rFonts w:ascii="Times New Roman" w:hAnsi="Times New Roman" w:cs="Times New Roman"/>
        </w:rPr>
      </w:pPr>
    </w:p>
    <w:p w14:paraId="51420F1E" w14:textId="77777777" w:rsidR="00E76E4B" w:rsidRPr="00A53549" w:rsidRDefault="00E76E4B">
      <w:pPr>
        <w:pStyle w:val="ListParagraph"/>
        <w:numPr>
          <w:ilvl w:val="0"/>
          <w:numId w:val="9"/>
        </w:numPr>
        <w:rPr>
          <w:rFonts w:ascii="Times New Roman" w:hAnsi="Times New Roman" w:cs="Times New Roman"/>
        </w:rPr>
      </w:pPr>
      <w:r w:rsidRPr="00A53549">
        <w:rPr>
          <w:rFonts w:ascii="Times New Roman" w:hAnsi="Times New Roman" w:cs="Times New Roman"/>
        </w:rPr>
        <w:t>User Name</w:t>
      </w:r>
    </w:p>
    <w:p w14:paraId="6E4AE2F6" w14:textId="77777777" w:rsidR="00E76E4B" w:rsidRPr="00A53549" w:rsidRDefault="00E76E4B">
      <w:pPr>
        <w:pStyle w:val="ListParagraph"/>
        <w:numPr>
          <w:ilvl w:val="0"/>
          <w:numId w:val="9"/>
        </w:numPr>
        <w:rPr>
          <w:rFonts w:ascii="Times New Roman" w:hAnsi="Times New Roman" w:cs="Times New Roman"/>
        </w:rPr>
      </w:pPr>
      <w:r w:rsidRPr="00A53549">
        <w:rPr>
          <w:rFonts w:ascii="Times New Roman" w:hAnsi="Times New Roman" w:cs="Times New Roman"/>
        </w:rPr>
        <w:t>User Phone No</w:t>
      </w:r>
    </w:p>
    <w:p w14:paraId="49F1FB3E" w14:textId="77777777" w:rsidR="00E76E4B" w:rsidRPr="00A53549" w:rsidRDefault="00E76E4B">
      <w:pPr>
        <w:pStyle w:val="ListParagraph"/>
        <w:numPr>
          <w:ilvl w:val="0"/>
          <w:numId w:val="9"/>
        </w:numPr>
        <w:rPr>
          <w:rFonts w:ascii="Times New Roman" w:hAnsi="Times New Roman" w:cs="Times New Roman"/>
        </w:rPr>
      </w:pPr>
      <w:r w:rsidRPr="00A53549">
        <w:rPr>
          <w:rFonts w:ascii="Times New Roman" w:hAnsi="Times New Roman" w:cs="Times New Roman"/>
        </w:rPr>
        <w:t>E-mail address</w:t>
      </w:r>
    </w:p>
    <w:p w14:paraId="6340475F" w14:textId="77777777" w:rsidR="00E76E4B" w:rsidRPr="00A53549" w:rsidRDefault="00E76E4B">
      <w:pPr>
        <w:pStyle w:val="ListParagraph"/>
        <w:numPr>
          <w:ilvl w:val="0"/>
          <w:numId w:val="9"/>
        </w:numPr>
        <w:rPr>
          <w:rFonts w:ascii="Times New Roman" w:hAnsi="Times New Roman" w:cs="Times New Roman"/>
        </w:rPr>
      </w:pPr>
      <w:r w:rsidRPr="00A53549">
        <w:rPr>
          <w:rFonts w:ascii="Times New Roman" w:hAnsi="Times New Roman" w:cs="Times New Roman"/>
        </w:rPr>
        <w:t>Permanent address</w:t>
      </w:r>
    </w:p>
    <w:p w14:paraId="33FEFD26" w14:textId="77777777" w:rsidR="00E76E4B" w:rsidRPr="00A53549" w:rsidRDefault="00E76E4B" w:rsidP="00E76E4B">
      <w:pPr>
        <w:pStyle w:val="ListParagraph"/>
        <w:ind w:left="2061"/>
        <w:rPr>
          <w:rFonts w:ascii="Times New Roman" w:hAnsi="Times New Roman" w:cs="Times New Roman"/>
        </w:rPr>
      </w:pPr>
    </w:p>
    <w:p w14:paraId="6DB66150" w14:textId="6C36AC20" w:rsidR="00E76E4B" w:rsidRPr="00E76E4B" w:rsidRDefault="00E76E4B" w:rsidP="00E76E4B">
      <w:pPr>
        <w:pStyle w:val="ListParagraph"/>
        <w:numPr>
          <w:ilvl w:val="1"/>
          <w:numId w:val="2"/>
        </w:numPr>
        <w:rPr>
          <w:rFonts w:ascii="Times New Roman" w:hAnsi="Times New Roman" w:cs="Times New Roman"/>
        </w:rPr>
      </w:pPr>
      <w:r w:rsidRPr="00A53549">
        <w:rPr>
          <w:rFonts w:ascii="Times New Roman" w:hAnsi="Times New Roman" w:cs="Times New Roman"/>
        </w:rPr>
        <w:t>All items are compulsory demanded, but updating is optional.</w:t>
      </w:r>
    </w:p>
    <w:p w14:paraId="5020C4B1" w14:textId="77777777" w:rsidR="00E76E4B" w:rsidRPr="00A53549" w:rsidRDefault="00E76E4B">
      <w:pPr>
        <w:pStyle w:val="Heading3"/>
        <w:numPr>
          <w:ilvl w:val="2"/>
          <w:numId w:val="11"/>
        </w:numPr>
        <w:ind w:left="720"/>
      </w:pPr>
      <w:r w:rsidRPr="00A53549">
        <w:t>Update Turf information</w:t>
      </w:r>
    </w:p>
    <w:p w14:paraId="14268BAD" w14:textId="77777777" w:rsidR="00E76E4B" w:rsidRPr="00A53549" w:rsidRDefault="00E76E4B" w:rsidP="00E76E4B">
      <w:pPr>
        <w:pStyle w:val="ListParagraph"/>
        <w:numPr>
          <w:ilvl w:val="0"/>
          <w:numId w:val="2"/>
        </w:numPr>
        <w:rPr>
          <w:rFonts w:ascii="Times New Roman" w:hAnsi="Times New Roman" w:cs="Times New Roman"/>
        </w:rPr>
      </w:pPr>
      <w:r w:rsidRPr="00A53549">
        <w:rPr>
          <w:rFonts w:ascii="Times New Roman" w:hAnsi="Times New Roman" w:cs="Times New Roman"/>
        </w:rPr>
        <w:t>After publishing the turf information the turf owner can only update following contents.</w:t>
      </w:r>
    </w:p>
    <w:p w14:paraId="25C9295E" w14:textId="77777777" w:rsidR="00E76E4B" w:rsidRPr="00A53549" w:rsidRDefault="00E76E4B">
      <w:pPr>
        <w:pStyle w:val="ListParagraph"/>
        <w:numPr>
          <w:ilvl w:val="0"/>
          <w:numId w:val="14"/>
        </w:numPr>
        <w:rPr>
          <w:rFonts w:ascii="Times New Roman" w:hAnsi="Times New Roman" w:cs="Times New Roman"/>
        </w:rPr>
      </w:pPr>
      <w:r w:rsidRPr="00A53549">
        <w:rPr>
          <w:rFonts w:ascii="Times New Roman" w:hAnsi="Times New Roman" w:cs="Times New Roman"/>
        </w:rPr>
        <w:lastRenderedPageBreak/>
        <w:t>Slot availability</w:t>
      </w:r>
    </w:p>
    <w:p w14:paraId="3144B37F" w14:textId="77777777" w:rsidR="00E76E4B" w:rsidRPr="00A53549" w:rsidRDefault="00E76E4B">
      <w:pPr>
        <w:pStyle w:val="ListParagraph"/>
        <w:numPr>
          <w:ilvl w:val="0"/>
          <w:numId w:val="14"/>
        </w:numPr>
        <w:rPr>
          <w:rFonts w:ascii="Times New Roman" w:hAnsi="Times New Roman" w:cs="Times New Roman"/>
        </w:rPr>
      </w:pPr>
      <w:r w:rsidRPr="00A53549">
        <w:rPr>
          <w:rFonts w:ascii="Times New Roman" w:hAnsi="Times New Roman" w:cs="Times New Roman"/>
        </w:rPr>
        <w:t>Turf price</w:t>
      </w:r>
    </w:p>
    <w:p w14:paraId="33A6D964" w14:textId="77777777" w:rsidR="00E76E4B" w:rsidRPr="00A53549" w:rsidRDefault="00E76E4B">
      <w:pPr>
        <w:pStyle w:val="ListParagraph"/>
        <w:numPr>
          <w:ilvl w:val="0"/>
          <w:numId w:val="14"/>
        </w:numPr>
        <w:rPr>
          <w:rFonts w:ascii="Times New Roman" w:hAnsi="Times New Roman" w:cs="Times New Roman"/>
        </w:rPr>
      </w:pPr>
      <w:r w:rsidRPr="00A53549">
        <w:rPr>
          <w:rFonts w:ascii="Times New Roman" w:hAnsi="Times New Roman" w:cs="Times New Roman"/>
        </w:rPr>
        <w:t>Amenities</w:t>
      </w:r>
    </w:p>
    <w:p w14:paraId="22EEAB65" w14:textId="77777777" w:rsidR="00E76E4B" w:rsidRPr="00A53549" w:rsidRDefault="00E76E4B">
      <w:pPr>
        <w:pStyle w:val="Heading3"/>
        <w:numPr>
          <w:ilvl w:val="2"/>
          <w:numId w:val="11"/>
        </w:numPr>
        <w:ind w:left="720"/>
      </w:pPr>
      <w:r w:rsidRPr="00A53549">
        <w:t>Delete product information</w:t>
      </w:r>
    </w:p>
    <w:p w14:paraId="393201E8" w14:textId="77777777" w:rsidR="00E76E4B" w:rsidRPr="00A53549" w:rsidRDefault="00E76E4B" w:rsidP="00E76E4B">
      <w:r w:rsidRPr="00A53549">
        <w:t xml:space="preserve">•  </w:t>
      </w:r>
      <w:r w:rsidRPr="00A53549">
        <w:rPr>
          <w:rFonts w:eastAsiaTheme="minorEastAsia"/>
          <w:sz w:val="22"/>
          <w:szCs w:val="22"/>
          <w:lang w:val="en-US" w:eastAsia="ja-JP"/>
        </w:rPr>
        <w:t>After Publishing if turf owner wants to remove  some information then they can delete the details</w:t>
      </w:r>
      <w:r w:rsidRPr="00A53549">
        <w:t>.</w:t>
      </w:r>
    </w:p>
    <w:p w14:paraId="4E7FEE4F" w14:textId="77777777" w:rsidR="00E76E4B" w:rsidRPr="00A53549" w:rsidRDefault="00E76E4B">
      <w:pPr>
        <w:pStyle w:val="ListParagraph"/>
        <w:numPr>
          <w:ilvl w:val="0"/>
          <w:numId w:val="24"/>
        </w:numPr>
        <w:rPr>
          <w:rFonts w:ascii="Times New Roman" w:hAnsi="Times New Roman" w:cs="Times New Roman"/>
        </w:rPr>
      </w:pPr>
      <w:r w:rsidRPr="00A53549">
        <w:rPr>
          <w:rFonts w:ascii="Times New Roman" w:hAnsi="Times New Roman" w:cs="Times New Roman"/>
        </w:rPr>
        <w:t>Price</w:t>
      </w:r>
    </w:p>
    <w:p w14:paraId="1CE61C0D" w14:textId="77777777" w:rsidR="00E76E4B" w:rsidRPr="00A53549" w:rsidRDefault="00E76E4B">
      <w:pPr>
        <w:pStyle w:val="ListParagraph"/>
        <w:numPr>
          <w:ilvl w:val="0"/>
          <w:numId w:val="24"/>
        </w:numPr>
        <w:rPr>
          <w:rFonts w:ascii="Times New Roman" w:hAnsi="Times New Roman" w:cs="Times New Roman"/>
        </w:rPr>
      </w:pPr>
      <w:r w:rsidRPr="00A53549">
        <w:rPr>
          <w:rFonts w:ascii="Times New Roman" w:hAnsi="Times New Roman" w:cs="Times New Roman"/>
        </w:rPr>
        <w:t>Turf name</w:t>
      </w:r>
    </w:p>
    <w:p w14:paraId="42CEDFE9" w14:textId="77777777" w:rsidR="00E76E4B" w:rsidRPr="00A53549" w:rsidRDefault="00E76E4B">
      <w:pPr>
        <w:pStyle w:val="ListParagraph"/>
        <w:numPr>
          <w:ilvl w:val="0"/>
          <w:numId w:val="24"/>
        </w:numPr>
        <w:rPr>
          <w:rFonts w:ascii="Times New Roman" w:hAnsi="Times New Roman" w:cs="Times New Roman"/>
        </w:rPr>
      </w:pPr>
      <w:r w:rsidRPr="00A53549">
        <w:rPr>
          <w:rFonts w:ascii="Times New Roman" w:hAnsi="Times New Roman" w:cs="Times New Roman"/>
        </w:rPr>
        <w:t>Amenities</w:t>
      </w:r>
    </w:p>
    <w:p w14:paraId="1570C889" w14:textId="77777777" w:rsidR="00E76E4B" w:rsidRPr="00A53549" w:rsidRDefault="00E76E4B">
      <w:pPr>
        <w:pStyle w:val="ListParagraph"/>
        <w:numPr>
          <w:ilvl w:val="0"/>
          <w:numId w:val="24"/>
        </w:numPr>
        <w:rPr>
          <w:rFonts w:ascii="Times New Roman" w:hAnsi="Times New Roman" w:cs="Times New Roman"/>
        </w:rPr>
      </w:pPr>
      <w:r w:rsidRPr="00A53549">
        <w:rPr>
          <w:rFonts w:ascii="Times New Roman" w:hAnsi="Times New Roman" w:cs="Times New Roman"/>
        </w:rPr>
        <w:t>Photos</w:t>
      </w:r>
    </w:p>
    <w:p w14:paraId="22C9EFE9" w14:textId="77777777" w:rsidR="00E76E4B" w:rsidRPr="00A53549" w:rsidRDefault="00E76E4B">
      <w:pPr>
        <w:pStyle w:val="ListParagraph"/>
        <w:numPr>
          <w:ilvl w:val="0"/>
          <w:numId w:val="24"/>
        </w:numPr>
        <w:rPr>
          <w:rFonts w:ascii="Times New Roman" w:hAnsi="Times New Roman" w:cs="Times New Roman"/>
        </w:rPr>
      </w:pPr>
      <w:r w:rsidRPr="00A53549">
        <w:rPr>
          <w:rFonts w:ascii="Times New Roman" w:hAnsi="Times New Roman" w:cs="Times New Roman"/>
        </w:rPr>
        <w:t>Slot availability</w:t>
      </w:r>
    </w:p>
    <w:p w14:paraId="380583B4" w14:textId="77777777" w:rsidR="00E76E4B" w:rsidRPr="00A53549" w:rsidRDefault="00E76E4B">
      <w:pPr>
        <w:pStyle w:val="Heading3"/>
        <w:numPr>
          <w:ilvl w:val="2"/>
          <w:numId w:val="11"/>
        </w:numPr>
        <w:ind w:left="720"/>
        <w:rPr>
          <w:sz w:val="28"/>
        </w:rPr>
      </w:pPr>
      <w:r w:rsidRPr="00A53549">
        <w:rPr>
          <w:sz w:val="28"/>
        </w:rPr>
        <w:t xml:space="preserve"> </w:t>
      </w:r>
      <w:r w:rsidRPr="00A53549">
        <w:t>Browse existing Turf Price</w:t>
      </w:r>
    </w:p>
    <w:p w14:paraId="469A63DC" w14:textId="77777777" w:rsidR="00E76E4B" w:rsidRPr="00A53549" w:rsidRDefault="00E76E4B" w:rsidP="00E76E4B">
      <w:pPr>
        <w:ind w:left="810"/>
      </w:pPr>
      <w:r w:rsidRPr="00A53549">
        <w:t xml:space="preserve">• </w:t>
      </w:r>
      <w:r w:rsidRPr="00A53549">
        <w:rPr>
          <w:rFonts w:eastAsiaTheme="minorEastAsia"/>
          <w:sz w:val="22"/>
          <w:szCs w:val="22"/>
          <w:lang w:val="en-US" w:eastAsia="ja-JP"/>
        </w:rPr>
        <w:t>User could see the information of existing Turfs</w:t>
      </w:r>
      <w:r w:rsidRPr="00A53549">
        <w:t>.</w:t>
      </w:r>
    </w:p>
    <w:p w14:paraId="2BF5D61A" w14:textId="77777777" w:rsidR="00E76E4B" w:rsidRPr="00A53549" w:rsidRDefault="00E76E4B" w:rsidP="00E76E4B">
      <w:pPr>
        <w:ind w:left="810"/>
      </w:pPr>
    </w:p>
    <w:p w14:paraId="42DEF8A9" w14:textId="77777777" w:rsidR="00E76E4B" w:rsidRPr="00A53549" w:rsidRDefault="00E76E4B" w:rsidP="00D64CA3"/>
    <w:p w14:paraId="1EBA30B6" w14:textId="77777777" w:rsidR="007E42B5" w:rsidRPr="00A53549" w:rsidRDefault="007E42B5" w:rsidP="00473F77">
      <w:pPr>
        <w:ind w:left="0"/>
      </w:pPr>
    </w:p>
    <w:p w14:paraId="67EB841E" w14:textId="77777777" w:rsidR="00F2128C" w:rsidRPr="00A53549" w:rsidRDefault="007E42B5">
      <w:pPr>
        <w:pStyle w:val="Heading4"/>
        <w:numPr>
          <w:ilvl w:val="1"/>
          <w:numId w:val="14"/>
        </w:numPr>
        <w:ind w:left="540"/>
        <w:rPr>
          <w:i w:val="0"/>
          <w:sz w:val="32"/>
          <w:szCs w:val="32"/>
        </w:rPr>
      </w:pPr>
      <w:r w:rsidRPr="00A53549">
        <w:rPr>
          <w:i w:val="0"/>
          <w:sz w:val="32"/>
          <w:szCs w:val="32"/>
        </w:rPr>
        <w:t xml:space="preserve">   </w:t>
      </w:r>
      <w:r w:rsidR="00F2128C" w:rsidRPr="00A53549">
        <w:rPr>
          <w:i w:val="0"/>
          <w:sz w:val="32"/>
          <w:szCs w:val="32"/>
        </w:rPr>
        <w:t>Message Acknowledgement Module</w:t>
      </w:r>
    </w:p>
    <w:p w14:paraId="5138501C" w14:textId="77777777" w:rsidR="007E42B5" w:rsidRPr="00A53549" w:rsidRDefault="007E42B5" w:rsidP="007E42B5"/>
    <w:p w14:paraId="78661A82" w14:textId="7A2EC758" w:rsidR="00F2128C" w:rsidRPr="00A53549" w:rsidRDefault="00FE5AD3" w:rsidP="00256B8B">
      <w:pPr>
        <w:ind w:left="0"/>
      </w:pPr>
      <w:r w:rsidRPr="00A53549">
        <w:t xml:space="preserve">      </w:t>
      </w:r>
      <w:r w:rsidR="00256B8B" w:rsidRPr="00A53549">
        <w:t>I</w:t>
      </w:r>
      <w:r w:rsidR="00F2128C" w:rsidRPr="00A53549">
        <w:t>n following conditions acknowledgement to be send</w:t>
      </w:r>
    </w:p>
    <w:p w14:paraId="0013F35A" w14:textId="4C5AF083" w:rsidR="00F2128C" w:rsidRPr="00A53549" w:rsidRDefault="00F2128C">
      <w:pPr>
        <w:pStyle w:val="ListParagraph"/>
        <w:numPr>
          <w:ilvl w:val="0"/>
          <w:numId w:val="15"/>
        </w:numPr>
        <w:rPr>
          <w:rFonts w:ascii="Times New Roman" w:hAnsi="Times New Roman" w:cs="Times New Roman"/>
        </w:rPr>
      </w:pPr>
      <w:r w:rsidRPr="00A53549">
        <w:rPr>
          <w:rFonts w:ascii="Times New Roman" w:hAnsi="Times New Roman" w:cs="Times New Roman"/>
        </w:rPr>
        <w:t xml:space="preserve">After completion of successful </w:t>
      </w:r>
      <w:r w:rsidR="006E5094" w:rsidRPr="00A53549">
        <w:rPr>
          <w:rFonts w:ascii="Times New Roman" w:hAnsi="Times New Roman" w:cs="Times New Roman"/>
        </w:rPr>
        <w:t>booking</w:t>
      </w:r>
    </w:p>
    <w:p w14:paraId="186B7C92" w14:textId="21E69DEF" w:rsidR="00E90404" w:rsidRPr="00A53549" w:rsidRDefault="00E90404">
      <w:pPr>
        <w:pStyle w:val="ListParagraph"/>
        <w:numPr>
          <w:ilvl w:val="0"/>
          <w:numId w:val="15"/>
        </w:numPr>
        <w:rPr>
          <w:rFonts w:ascii="Times New Roman" w:hAnsi="Times New Roman" w:cs="Times New Roman"/>
        </w:rPr>
      </w:pPr>
      <w:r w:rsidRPr="00A53549">
        <w:rPr>
          <w:rFonts w:ascii="Times New Roman" w:hAnsi="Times New Roman" w:cs="Times New Roman"/>
        </w:rPr>
        <w:t>After every successful transaction</w:t>
      </w:r>
    </w:p>
    <w:p w14:paraId="53958BBB" w14:textId="209266EB" w:rsidR="0033373A" w:rsidRDefault="00EE2152">
      <w:pPr>
        <w:pStyle w:val="ListParagraph"/>
        <w:numPr>
          <w:ilvl w:val="0"/>
          <w:numId w:val="15"/>
        </w:numPr>
        <w:rPr>
          <w:rFonts w:ascii="Times New Roman" w:hAnsi="Times New Roman" w:cs="Times New Roman"/>
        </w:rPr>
      </w:pPr>
      <w:r w:rsidRPr="00A53549">
        <w:rPr>
          <w:rFonts w:ascii="Times New Roman" w:hAnsi="Times New Roman" w:cs="Times New Roman"/>
        </w:rPr>
        <w:t xml:space="preserve">Now the messages are being </w:t>
      </w:r>
      <w:r w:rsidR="00483BD0" w:rsidRPr="00A53549">
        <w:rPr>
          <w:rFonts w:ascii="Times New Roman" w:hAnsi="Times New Roman" w:cs="Times New Roman"/>
        </w:rPr>
        <w:t>sent</w:t>
      </w:r>
      <w:r w:rsidRPr="00A53549">
        <w:rPr>
          <w:rFonts w:ascii="Times New Roman" w:hAnsi="Times New Roman" w:cs="Times New Roman"/>
        </w:rPr>
        <w:t xml:space="preserve"> by using email but in future we can hav</w:t>
      </w:r>
      <w:r w:rsidR="001209A6" w:rsidRPr="00A53549">
        <w:rPr>
          <w:rFonts w:ascii="Times New Roman" w:hAnsi="Times New Roman" w:cs="Times New Roman"/>
        </w:rPr>
        <w:t>e any other methods</w:t>
      </w:r>
    </w:p>
    <w:p w14:paraId="04A1E598" w14:textId="77777777" w:rsidR="0023635D" w:rsidRPr="0023635D" w:rsidRDefault="0023635D" w:rsidP="0023635D"/>
    <w:p w14:paraId="49C6C38E" w14:textId="75B5458A" w:rsidR="0045078A" w:rsidRPr="001959F9" w:rsidRDefault="0045078A" w:rsidP="0045078A">
      <w:pPr>
        <w:ind w:left="0"/>
        <w:rPr>
          <w:b/>
          <w:bCs/>
          <w:sz w:val="36"/>
          <w:szCs w:val="36"/>
        </w:rPr>
      </w:pPr>
      <w:r w:rsidRPr="001959F9">
        <w:rPr>
          <w:b/>
          <w:bCs/>
          <w:sz w:val="36"/>
          <w:szCs w:val="36"/>
        </w:rPr>
        <w:t xml:space="preserve">2.4 Notification Module </w:t>
      </w:r>
    </w:p>
    <w:p w14:paraId="0ED2BAD8" w14:textId="47815166" w:rsidR="0045078A" w:rsidRDefault="0045078A" w:rsidP="0045078A">
      <w:pPr>
        <w:ind w:left="0"/>
        <w:rPr>
          <w:sz w:val="36"/>
          <w:szCs w:val="36"/>
        </w:rPr>
      </w:pPr>
      <w:r>
        <w:rPr>
          <w:sz w:val="36"/>
          <w:szCs w:val="36"/>
        </w:rPr>
        <w:t xml:space="preserve">      </w:t>
      </w:r>
    </w:p>
    <w:p w14:paraId="304C9C1E" w14:textId="6F24F20D" w:rsidR="0045078A" w:rsidRPr="0045078A" w:rsidRDefault="0045078A">
      <w:pPr>
        <w:pStyle w:val="ListParagraph"/>
        <w:numPr>
          <w:ilvl w:val="0"/>
          <w:numId w:val="62"/>
        </w:numPr>
      </w:pPr>
      <w:r w:rsidRPr="0045078A">
        <w:t>Automated notification system for all key events</w:t>
      </w:r>
    </w:p>
    <w:p w14:paraId="62D2D897" w14:textId="13A81FFA" w:rsidR="0045078A" w:rsidRPr="0045078A" w:rsidRDefault="0045078A">
      <w:pPr>
        <w:pStyle w:val="ListParagraph"/>
        <w:numPr>
          <w:ilvl w:val="0"/>
          <w:numId w:val="62"/>
        </w:numPr>
      </w:pPr>
      <w:r w:rsidRPr="0045078A">
        <w:t>Multiple delivery channels (in-app, email, SMS)</w:t>
      </w:r>
    </w:p>
    <w:p w14:paraId="25555AE3" w14:textId="59032F19" w:rsidR="0045078A" w:rsidRPr="0045078A" w:rsidRDefault="0045078A">
      <w:pPr>
        <w:pStyle w:val="ListParagraph"/>
        <w:numPr>
          <w:ilvl w:val="0"/>
          <w:numId w:val="62"/>
        </w:numPr>
      </w:pPr>
      <w:r w:rsidRPr="0045078A">
        <w:t>Real-time updates to users</w:t>
      </w:r>
    </w:p>
    <w:p w14:paraId="687A9E2A" w14:textId="7C20FEAA" w:rsidR="0045078A" w:rsidRPr="0045078A" w:rsidRDefault="0045078A">
      <w:pPr>
        <w:pStyle w:val="ListParagraph"/>
        <w:numPr>
          <w:ilvl w:val="0"/>
          <w:numId w:val="62"/>
        </w:numPr>
      </w:pPr>
      <w:r w:rsidRPr="0045078A">
        <w:t xml:space="preserve">Read/Unread status tracking </w:t>
      </w:r>
    </w:p>
    <w:p w14:paraId="39ED8A10" w14:textId="739180AE" w:rsidR="0045078A" w:rsidRPr="0045078A" w:rsidRDefault="0045078A">
      <w:pPr>
        <w:pStyle w:val="ListParagraph"/>
        <w:numPr>
          <w:ilvl w:val="0"/>
          <w:numId w:val="62"/>
        </w:numPr>
      </w:pPr>
      <w:r w:rsidRPr="0045078A">
        <w:t xml:space="preserve">Notification preferences management </w:t>
      </w:r>
    </w:p>
    <w:p w14:paraId="2F83C1F3" w14:textId="2476598B" w:rsidR="0045078A" w:rsidRPr="0045078A" w:rsidRDefault="0045078A">
      <w:pPr>
        <w:pStyle w:val="ListParagraph"/>
        <w:numPr>
          <w:ilvl w:val="0"/>
          <w:numId w:val="62"/>
        </w:numPr>
        <w:rPr>
          <w:rFonts w:ascii="Times New Roman" w:hAnsi="Times New Roman" w:cs="Times New Roman"/>
        </w:rPr>
      </w:pPr>
      <w:r w:rsidRPr="0045078A">
        <w:t>Reduces manual communication effort</w:t>
      </w:r>
    </w:p>
    <w:p w14:paraId="6EBF6DB8" w14:textId="77777777" w:rsidR="00FC0480" w:rsidRPr="001959F9" w:rsidRDefault="0045078A" w:rsidP="0045078A">
      <w:pPr>
        <w:ind w:left="0"/>
        <w:rPr>
          <w:b/>
          <w:bCs/>
        </w:rPr>
      </w:pPr>
      <w:r>
        <w:t xml:space="preserve">          </w:t>
      </w:r>
      <w:r w:rsidR="00FC0480" w:rsidRPr="001959F9">
        <w:rPr>
          <w:b/>
          <w:bCs/>
          <w:sz w:val="28"/>
          <w:szCs w:val="28"/>
        </w:rPr>
        <w:t>2.4.1 Booking Notifications</w:t>
      </w:r>
      <w:r w:rsidR="00FC0480" w:rsidRPr="001959F9">
        <w:rPr>
          <w:b/>
          <w:bCs/>
        </w:rPr>
        <w:t xml:space="preserve"> </w:t>
      </w:r>
    </w:p>
    <w:p w14:paraId="420E179A" w14:textId="77777777" w:rsidR="00FC0480" w:rsidRDefault="00FC0480" w:rsidP="0045078A">
      <w:pPr>
        <w:ind w:left="0"/>
      </w:pPr>
    </w:p>
    <w:p w14:paraId="16783BBC" w14:textId="1A1E05D2" w:rsidR="00FC0480" w:rsidRDefault="00FC0480">
      <w:pPr>
        <w:pStyle w:val="ListParagraph"/>
        <w:numPr>
          <w:ilvl w:val="0"/>
          <w:numId w:val="63"/>
        </w:numPr>
      </w:pPr>
      <w:r w:rsidRPr="00FC0480">
        <w:t>Booking confirmation sent immediately</w:t>
      </w:r>
    </w:p>
    <w:p w14:paraId="77A56D01" w14:textId="2222C454" w:rsidR="00FC0480" w:rsidRDefault="00FC0480">
      <w:pPr>
        <w:pStyle w:val="ListParagraph"/>
        <w:numPr>
          <w:ilvl w:val="0"/>
          <w:numId w:val="63"/>
        </w:numPr>
      </w:pPr>
      <w:r w:rsidRPr="00FC0480">
        <w:t>Payment success notification</w:t>
      </w:r>
    </w:p>
    <w:p w14:paraId="45176FCF" w14:textId="3D88622C" w:rsidR="00FC0480" w:rsidRDefault="00FC0480">
      <w:pPr>
        <w:pStyle w:val="ListParagraph"/>
        <w:numPr>
          <w:ilvl w:val="0"/>
          <w:numId w:val="63"/>
        </w:numPr>
      </w:pPr>
      <w:r w:rsidRPr="00FC0480">
        <w:t>Payment failure alert</w:t>
      </w:r>
    </w:p>
    <w:p w14:paraId="5A299E89" w14:textId="2DBEF7AB" w:rsidR="00FC0480" w:rsidRDefault="00FC0480">
      <w:pPr>
        <w:pStyle w:val="ListParagraph"/>
        <w:numPr>
          <w:ilvl w:val="0"/>
          <w:numId w:val="63"/>
        </w:numPr>
      </w:pPr>
      <w:r w:rsidRPr="00FC0480">
        <w:t>Booking reminder (24 hours before)</w:t>
      </w:r>
    </w:p>
    <w:p w14:paraId="54DD30BA" w14:textId="77034055" w:rsidR="00FC0480" w:rsidRDefault="00FC0480">
      <w:pPr>
        <w:pStyle w:val="ListParagraph"/>
        <w:numPr>
          <w:ilvl w:val="0"/>
          <w:numId w:val="63"/>
        </w:numPr>
      </w:pPr>
      <w:r w:rsidRPr="00FC0480">
        <w:t>Final reminder (2 hours before)</w:t>
      </w:r>
    </w:p>
    <w:p w14:paraId="52659E36" w14:textId="64CB1EFE" w:rsidR="0045078A" w:rsidRPr="00FC0480" w:rsidRDefault="00FC0480">
      <w:pPr>
        <w:pStyle w:val="ListParagraph"/>
        <w:numPr>
          <w:ilvl w:val="0"/>
          <w:numId w:val="63"/>
        </w:numPr>
        <w:rPr>
          <w:rFonts w:ascii="Times New Roman" w:hAnsi="Times New Roman" w:cs="Times New Roman"/>
        </w:rPr>
      </w:pPr>
      <w:r w:rsidRPr="00FC0480">
        <w:t>Booking completion confirmation</w:t>
      </w:r>
    </w:p>
    <w:p w14:paraId="252E4D3E" w14:textId="77777777" w:rsidR="00FC0480" w:rsidRDefault="00FC0480" w:rsidP="00FC0480"/>
    <w:p w14:paraId="1B7DD87F" w14:textId="77777777" w:rsidR="00FC0480" w:rsidRDefault="00FC0480" w:rsidP="00FC0480"/>
    <w:p w14:paraId="0CA936C3" w14:textId="77777777" w:rsidR="00FC0480" w:rsidRPr="001959F9" w:rsidRDefault="00FC0480" w:rsidP="00FC0480">
      <w:pPr>
        <w:rPr>
          <w:b/>
          <w:bCs/>
        </w:rPr>
      </w:pPr>
      <w:r w:rsidRPr="001959F9">
        <w:rPr>
          <w:b/>
          <w:bCs/>
          <w:sz w:val="28"/>
          <w:szCs w:val="28"/>
        </w:rPr>
        <w:t>2.4.2 Refund Notifications</w:t>
      </w:r>
      <w:r w:rsidRPr="001959F9">
        <w:rPr>
          <w:b/>
          <w:bCs/>
        </w:rPr>
        <w:t xml:space="preserve"> </w:t>
      </w:r>
    </w:p>
    <w:p w14:paraId="5CC9D7EE" w14:textId="77777777" w:rsidR="00FC0480" w:rsidRDefault="00FC0480" w:rsidP="00FC0480"/>
    <w:p w14:paraId="7717B80C" w14:textId="1600E0D0" w:rsidR="00FC0480" w:rsidRDefault="00FC0480">
      <w:pPr>
        <w:pStyle w:val="ListParagraph"/>
        <w:numPr>
          <w:ilvl w:val="0"/>
          <w:numId w:val="64"/>
        </w:numPr>
      </w:pPr>
      <w:r w:rsidRPr="00FC0480">
        <w:t xml:space="preserve">Refund request submitted confirmation </w:t>
      </w:r>
    </w:p>
    <w:p w14:paraId="6B707A71" w14:textId="41C5C526" w:rsidR="00FC0480" w:rsidRDefault="00FC0480">
      <w:pPr>
        <w:pStyle w:val="ListParagraph"/>
        <w:numPr>
          <w:ilvl w:val="0"/>
          <w:numId w:val="64"/>
        </w:numPr>
      </w:pPr>
      <w:r w:rsidRPr="00FC0480">
        <w:t xml:space="preserve">Refund approved notification </w:t>
      </w:r>
    </w:p>
    <w:p w14:paraId="518A4FAB" w14:textId="3D45CECB" w:rsidR="00FC0480" w:rsidRDefault="00FC0480">
      <w:pPr>
        <w:pStyle w:val="ListParagraph"/>
        <w:numPr>
          <w:ilvl w:val="0"/>
          <w:numId w:val="64"/>
        </w:numPr>
      </w:pPr>
      <w:r w:rsidRPr="00FC0480">
        <w:t xml:space="preserve">Refund completed notification </w:t>
      </w:r>
    </w:p>
    <w:p w14:paraId="56400B54" w14:textId="3876DAC4" w:rsidR="00FC0480" w:rsidRPr="00FC0480" w:rsidRDefault="00FC0480">
      <w:pPr>
        <w:pStyle w:val="ListParagraph"/>
        <w:numPr>
          <w:ilvl w:val="0"/>
          <w:numId w:val="64"/>
        </w:numPr>
        <w:rPr>
          <w:rFonts w:ascii="Times New Roman" w:hAnsi="Times New Roman" w:cs="Times New Roman"/>
        </w:rPr>
      </w:pPr>
      <w:r w:rsidRPr="00FC0480">
        <w:t>Amount credit confirmation</w:t>
      </w:r>
    </w:p>
    <w:p w14:paraId="22802041" w14:textId="77777777" w:rsidR="00FC0480" w:rsidRPr="001959F9" w:rsidRDefault="00FC0480" w:rsidP="00FC0480">
      <w:pPr>
        <w:rPr>
          <w:b/>
          <w:bCs/>
        </w:rPr>
      </w:pPr>
      <w:r w:rsidRPr="001959F9">
        <w:rPr>
          <w:b/>
          <w:bCs/>
          <w:sz w:val="28"/>
          <w:szCs w:val="28"/>
        </w:rPr>
        <w:t>2.4.3 System Notifications</w:t>
      </w:r>
      <w:r w:rsidRPr="001959F9">
        <w:rPr>
          <w:b/>
          <w:bCs/>
        </w:rPr>
        <w:t xml:space="preserve"> </w:t>
      </w:r>
    </w:p>
    <w:p w14:paraId="59A2FE12" w14:textId="77777777" w:rsidR="00FC0480" w:rsidRDefault="00FC0480" w:rsidP="00FC0480"/>
    <w:p w14:paraId="7AD9F8F0" w14:textId="7A0EE47C" w:rsidR="00FC0480" w:rsidRPr="00FC0480" w:rsidRDefault="00FC0480">
      <w:pPr>
        <w:pStyle w:val="ListParagraph"/>
        <w:numPr>
          <w:ilvl w:val="0"/>
          <w:numId w:val="65"/>
        </w:numPr>
      </w:pPr>
      <w:r w:rsidRPr="00FC0480">
        <w:t xml:space="preserve">Account suspension alert </w:t>
      </w:r>
    </w:p>
    <w:p w14:paraId="26B7A483" w14:textId="0468E2C4" w:rsidR="00FC0480" w:rsidRPr="00FC0480" w:rsidRDefault="00FC0480">
      <w:pPr>
        <w:pStyle w:val="ListParagraph"/>
        <w:numPr>
          <w:ilvl w:val="0"/>
          <w:numId w:val="65"/>
        </w:numPr>
      </w:pPr>
      <w:r w:rsidRPr="00FC0480">
        <w:t>Password change confirmation</w:t>
      </w:r>
    </w:p>
    <w:p w14:paraId="1C283AE3" w14:textId="409682A9" w:rsidR="00FC0480" w:rsidRPr="00FC0480" w:rsidRDefault="00FC0480">
      <w:pPr>
        <w:pStyle w:val="ListParagraph"/>
        <w:numPr>
          <w:ilvl w:val="0"/>
          <w:numId w:val="65"/>
        </w:numPr>
      </w:pPr>
      <w:r w:rsidRPr="00FC0480">
        <w:t>Profile update confirmation</w:t>
      </w:r>
    </w:p>
    <w:p w14:paraId="3FFD5224" w14:textId="14C4D26E" w:rsidR="00FC0480" w:rsidRPr="00FC0480" w:rsidRDefault="00FC0480">
      <w:pPr>
        <w:pStyle w:val="ListParagraph"/>
        <w:numPr>
          <w:ilvl w:val="0"/>
          <w:numId w:val="65"/>
        </w:numPr>
        <w:rPr>
          <w:rFonts w:ascii="Times New Roman" w:hAnsi="Times New Roman" w:cs="Times New Roman"/>
        </w:rPr>
      </w:pPr>
      <w:r w:rsidRPr="00FC0480">
        <w:t>New slot availability (for favorite turfs)</w:t>
      </w:r>
    </w:p>
    <w:p w14:paraId="4F92BA5F" w14:textId="77777777" w:rsidR="00FC0480" w:rsidRPr="001959F9" w:rsidRDefault="00FC0480" w:rsidP="00FC0480">
      <w:pPr>
        <w:rPr>
          <w:b/>
          <w:bCs/>
          <w:sz w:val="28"/>
          <w:szCs w:val="28"/>
        </w:rPr>
      </w:pPr>
      <w:r w:rsidRPr="001959F9">
        <w:rPr>
          <w:b/>
          <w:bCs/>
          <w:sz w:val="28"/>
          <w:szCs w:val="28"/>
        </w:rPr>
        <w:t xml:space="preserve">2.4.4 Notification Preferences (User) </w:t>
      </w:r>
    </w:p>
    <w:p w14:paraId="0FD7928C" w14:textId="77777777" w:rsidR="00FC0480" w:rsidRDefault="00FC0480" w:rsidP="00FC0480"/>
    <w:p w14:paraId="7C8B9D85" w14:textId="7DA452FC" w:rsidR="00FC0480" w:rsidRDefault="00FC0480">
      <w:pPr>
        <w:pStyle w:val="ListParagraph"/>
        <w:numPr>
          <w:ilvl w:val="0"/>
          <w:numId w:val="66"/>
        </w:numPr>
      </w:pPr>
      <w:r w:rsidRPr="00FC0480">
        <w:t xml:space="preserve">Control notification delivery channels </w:t>
      </w:r>
    </w:p>
    <w:p w14:paraId="5A204D68" w14:textId="5D480597" w:rsidR="00FC0480" w:rsidRDefault="00FC0480">
      <w:pPr>
        <w:pStyle w:val="ListParagraph"/>
        <w:numPr>
          <w:ilvl w:val="0"/>
          <w:numId w:val="66"/>
        </w:numPr>
      </w:pPr>
      <w:r w:rsidRPr="00FC0480">
        <w:t xml:space="preserve">Enable/disable email notifications </w:t>
      </w:r>
    </w:p>
    <w:p w14:paraId="403BDE7D" w14:textId="6F63852E" w:rsidR="00FC0480" w:rsidRDefault="00FC0480">
      <w:pPr>
        <w:pStyle w:val="ListParagraph"/>
        <w:numPr>
          <w:ilvl w:val="0"/>
          <w:numId w:val="66"/>
        </w:numPr>
      </w:pPr>
      <w:r w:rsidRPr="00FC0480">
        <w:t>Enable/disable SMS notifications</w:t>
      </w:r>
    </w:p>
    <w:p w14:paraId="698C384F" w14:textId="1965D93D" w:rsidR="00FC0480" w:rsidRDefault="00FC0480">
      <w:pPr>
        <w:pStyle w:val="ListParagraph"/>
        <w:numPr>
          <w:ilvl w:val="0"/>
          <w:numId w:val="66"/>
        </w:numPr>
      </w:pPr>
      <w:r w:rsidRPr="00FC0480">
        <w:t>Select notification types to receive</w:t>
      </w:r>
    </w:p>
    <w:p w14:paraId="2E44461F" w14:textId="3C32BCA4" w:rsidR="00FC0480" w:rsidRPr="00FC0480" w:rsidRDefault="00FC0480">
      <w:pPr>
        <w:pStyle w:val="ListParagraph"/>
        <w:numPr>
          <w:ilvl w:val="0"/>
          <w:numId w:val="66"/>
        </w:numPr>
        <w:rPr>
          <w:rFonts w:ascii="Times New Roman" w:hAnsi="Times New Roman" w:cs="Times New Roman"/>
        </w:rPr>
      </w:pPr>
      <w:r w:rsidRPr="00FC0480">
        <w:t>Unsubscribe from promotional messages</w:t>
      </w:r>
    </w:p>
    <w:p w14:paraId="6D2B35A5" w14:textId="77777777" w:rsidR="0033373A" w:rsidRDefault="0033373A" w:rsidP="0033373A"/>
    <w:p w14:paraId="6AB893EC" w14:textId="49AC2FC3" w:rsidR="0033373A" w:rsidRPr="001959F9" w:rsidRDefault="00EB6577" w:rsidP="00F770E6">
      <w:pPr>
        <w:ind w:left="0"/>
        <w:rPr>
          <w:b/>
          <w:bCs/>
          <w:sz w:val="36"/>
          <w:szCs w:val="36"/>
        </w:rPr>
      </w:pPr>
      <w:r w:rsidRPr="001959F9">
        <w:rPr>
          <w:b/>
          <w:bCs/>
          <w:sz w:val="36"/>
          <w:szCs w:val="36"/>
        </w:rPr>
        <w:t xml:space="preserve">2.7 </w:t>
      </w:r>
      <w:r w:rsidR="00F770E6" w:rsidRPr="001959F9">
        <w:rPr>
          <w:b/>
          <w:bCs/>
          <w:sz w:val="36"/>
          <w:szCs w:val="36"/>
        </w:rPr>
        <w:t>Amenities Management Module</w:t>
      </w:r>
    </w:p>
    <w:p w14:paraId="28765881" w14:textId="77777777" w:rsidR="00F770E6" w:rsidRPr="00F770E6" w:rsidRDefault="00F770E6" w:rsidP="00F770E6">
      <w:pPr>
        <w:ind w:left="1701"/>
        <w:rPr>
          <w:sz w:val="20"/>
        </w:rPr>
      </w:pPr>
    </w:p>
    <w:p w14:paraId="7A02D8B1" w14:textId="34B2818A" w:rsidR="00F770E6" w:rsidRPr="00EB6577" w:rsidRDefault="00F770E6">
      <w:pPr>
        <w:pStyle w:val="ListParagraph"/>
        <w:numPr>
          <w:ilvl w:val="0"/>
          <w:numId w:val="26"/>
        </w:numPr>
      </w:pPr>
      <w:r w:rsidRPr="00EB6577">
        <w:t>Admin can add, update, and delete amenity types in the system</w:t>
      </w:r>
    </w:p>
    <w:p w14:paraId="608435AE" w14:textId="3E5E0E56" w:rsidR="00F770E6" w:rsidRPr="00EB6577" w:rsidRDefault="00F770E6">
      <w:pPr>
        <w:pStyle w:val="ListParagraph"/>
        <w:numPr>
          <w:ilvl w:val="0"/>
          <w:numId w:val="26"/>
        </w:numPr>
      </w:pPr>
      <w:r w:rsidRPr="00EB6577">
        <w:t xml:space="preserve">Available amenities include Parking, Changing Rooms, Shower Facilities, Floodlights, Refreshments, First Aid, Seating Area, Equipment Rental </w:t>
      </w:r>
    </w:p>
    <w:p w14:paraId="2FA27FA0" w14:textId="09E99D0C" w:rsidR="00F770E6" w:rsidRPr="00EB6577" w:rsidRDefault="00F770E6">
      <w:pPr>
        <w:pStyle w:val="ListParagraph"/>
        <w:numPr>
          <w:ilvl w:val="0"/>
          <w:numId w:val="26"/>
        </w:numPr>
      </w:pPr>
      <w:r w:rsidRPr="00EB6577">
        <w:t xml:space="preserve">Turf owners can assign multiple amenities to their turfs - Users can filter turf search based on required amenities </w:t>
      </w:r>
    </w:p>
    <w:p w14:paraId="0CD023D5" w14:textId="7BE23CED" w:rsidR="00F770E6" w:rsidRPr="00EB6577" w:rsidRDefault="00F770E6">
      <w:pPr>
        <w:pStyle w:val="ListParagraph"/>
        <w:numPr>
          <w:ilvl w:val="0"/>
          <w:numId w:val="26"/>
        </w:numPr>
      </w:pPr>
      <w:r w:rsidRPr="00EB6577">
        <w:t xml:space="preserve">Each turf can have multiple amenities </w:t>
      </w:r>
    </w:p>
    <w:p w14:paraId="500C5C14" w14:textId="3DFE2E91" w:rsidR="00F770E6" w:rsidRDefault="00F770E6">
      <w:pPr>
        <w:pStyle w:val="ListParagraph"/>
        <w:numPr>
          <w:ilvl w:val="0"/>
          <w:numId w:val="26"/>
        </w:numPr>
      </w:pPr>
      <w:r w:rsidRPr="00EB6577">
        <w:t>Amenities help users make informed booking decisions</w:t>
      </w:r>
    </w:p>
    <w:p w14:paraId="20B3D643" w14:textId="77777777" w:rsidR="000D100D" w:rsidRPr="00EB6577" w:rsidRDefault="000D100D" w:rsidP="000D100D">
      <w:pPr>
        <w:pStyle w:val="ListParagraph"/>
        <w:ind w:left="1800"/>
      </w:pPr>
    </w:p>
    <w:p w14:paraId="36BAE55D" w14:textId="77777777" w:rsidR="0033373A" w:rsidRDefault="0033373A" w:rsidP="000D100D">
      <w:pPr>
        <w:ind w:left="0"/>
      </w:pPr>
    </w:p>
    <w:p w14:paraId="18DC8BB5" w14:textId="77777777" w:rsidR="00EB6577" w:rsidRPr="001959F9" w:rsidRDefault="00EB6577" w:rsidP="0033373A">
      <w:pPr>
        <w:rPr>
          <w:b/>
          <w:bCs/>
          <w:sz w:val="28"/>
          <w:szCs w:val="28"/>
        </w:rPr>
      </w:pPr>
      <w:r w:rsidRPr="001959F9">
        <w:rPr>
          <w:b/>
          <w:bCs/>
          <w:sz w:val="28"/>
          <w:szCs w:val="28"/>
        </w:rPr>
        <w:t xml:space="preserve">2.7.1 Add Amenity (Admin) </w:t>
      </w:r>
    </w:p>
    <w:p w14:paraId="52AE7791" w14:textId="77777777" w:rsidR="00EB6577" w:rsidRPr="00EB6577" w:rsidRDefault="00EB6577" w:rsidP="0033373A">
      <w:pPr>
        <w:rPr>
          <w:sz w:val="28"/>
          <w:szCs w:val="28"/>
        </w:rPr>
      </w:pPr>
    </w:p>
    <w:p w14:paraId="6D909FA6" w14:textId="380EC7AA" w:rsidR="00EB6577" w:rsidRPr="00EB6577" w:rsidRDefault="00EB6577" w:rsidP="0033373A">
      <w:pPr>
        <w:rPr>
          <w:sz w:val="22"/>
          <w:szCs w:val="22"/>
        </w:rPr>
      </w:pPr>
      <w:r w:rsidRPr="00EB6577">
        <w:rPr>
          <w:sz w:val="22"/>
          <w:szCs w:val="22"/>
        </w:rPr>
        <w:t xml:space="preserve">1. Admin can create new amenity types </w:t>
      </w:r>
    </w:p>
    <w:p w14:paraId="3E05CC78" w14:textId="18338ECE" w:rsidR="0033373A" w:rsidRDefault="00EB6577" w:rsidP="0033373A">
      <w:pPr>
        <w:rPr>
          <w:sz w:val="22"/>
          <w:szCs w:val="22"/>
        </w:rPr>
      </w:pPr>
      <w:r w:rsidRPr="00EB6577">
        <w:rPr>
          <w:sz w:val="22"/>
          <w:szCs w:val="22"/>
        </w:rPr>
        <w:t>2.Amenity name must be unique - Description is optional</w:t>
      </w:r>
    </w:p>
    <w:p w14:paraId="420D5E37" w14:textId="77777777" w:rsidR="00EB6577" w:rsidRDefault="00EB6577" w:rsidP="0033373A">
      <w:pPr>
        <w:rPr>
          <w:sz w:val="22"/>
          <w:szCs w:val="22"/>
        </w:rPr>
      </w:pPr>
    </w:p>
    <w:p w14:paraId="00A8FA5D" w14:textId="77777777" w:rsidR="00EB6577" w:rsidRPr="001959F9" w:rsidRDefault="00EB6577" w:rsidP="0033373A">
      <w:pPr>
        <w:rPr>
          <w:b/>
          <w:bCs/>
          <w:sz w:val="28"/>
          <w:szCs w:val="28"/>
        </w:rPr>
      </w:pPr>
      <w:r w:rsidRPr="001959F9">
        <w:rPr>
          <w:b/>
          <w:bCs/>
          <w:sz w:val="28"/>
          <w:szCs w:val="28"/>
        </w:rPr>
        <w:t>2.7.2 Assign Amenities to Turf (Turf Owner)</w:t>
      </w:r>
    </w:p>
    <w:p w14:paraId="745E8323" w14:textId="77777777" w:rsidR="00EB6577" w:rsidRPr="00EB6577" w:rsidRDefault="00EB6577" w:rsidP="0033373A">
      <w:pPr>
        <w:rPr>
          <w:sz w:val="28"/>
          <w:szCs w:val="28"/>
        </w:rPr>
      </w:pPr>
    </w:p>
    <w:p w14:paraId="5683EFA8" w14:textId="77777777" w:rsidR="00EB6577" w:rsidRDefault="00EB6577" w:rsidP="0033373A">
      <w:pPr>
        <w:rPr>
          <w:sz w:val="22"/>
          <w:szCs w:val="22"/>
        </w:rPr>
      </w:pPr>
      <w:r w:rsidRPr="00EB6577">
        <w:rPr>
          <w:sz w:val="22"/>
          <w:szCs w:val="22"/>
        </w:rPr>
        <w:t xml:space="preserve"> </w:t>
      </w:r>
      <w:r>
        <w:rPr>
          <w:sz w:val="22"/>
          <w:szCs w:val="22"/>
        </w:rPr>
        <w:t>1.</w:t>
      </w:r>
      <w:r w:rsidRPr="00EB6577">
        <w:rPr>
          <w:sz w:val="22"/>
          <w:szCs w:val="22"/>
        </w:rPr>
        <w:t xml:space="preserve"> Turf owners select amenities from available list - Multiple amenities can be assigned to one turf </w:t>
      </w:r>
    </w:p>
    <w:p w14:paraId="720D1CF9" w14:textId="0287E80A" w:rsidR="00EB6577" w:rsidRPr="00EB6577" w:rsidRDefault="00EB6577" w:rsidP="0033373A">
      <w:pPr>
        <w:rPr>
          <w:sz w:val="22"/>
          <w:szCs w:val="22"/>
        </w:rPr>
      </w:pPr>
      <w:r>
        <w:rPr>
          <w:sz w:val="22"/>
          <w:szCs w:val="22"/>
        </w:rPr>
        <w:t xml:space="preserve"> 2.</w:t>
      </w:r>
      <w:r w:rsidRPr="00EB6577">
        <w:rPr>
          <w:sz w:val="22"/>
          <w:szCs w:val="22"/>
        </w:rPr>
        <w:t xml:space="preserve"> Users see amenities while viewing turf details</w:t>
      </w:r>
    </w:p>
    <w:p w14:paraId="34C21BE6" w14:textId="77777777" w:rsidR="0033373A" w:rsidRDefault="0033373A" w:rsidP="0033373A"/>
    <w:p w14:paraId="5CD74055" w14:textId="77777777" w:rsidR="0033373A" w:rsidRDefault="0033373A" w:rsidP="0033373A"/>
    <w:p w14:paraId="336AC948" w14:textId="77777777" w:rsidR="000D100D" w:rsidRDefault="000D100D" w:rsidP="0033373A">
      <w:pPr>
        <w:rPr>
          <w:sz w:val="28"/>
          <w:szCs w:val="28"/>
        </w:rPr>
      </w:pPr>
    </w:p>
    <w:p w14:paraId="3C9ECBC5" w14:textId="263DFEF5" w:rsidR="00EB6577" w:rsidRPr="001959F9" w:rsidRDefault="00EB6577" w:rsidP="0033373A">
      <w:pPr>
        <w:rPr>
          <w:b/>
          <w:bCs/>
          <w:sz w:val="28"/>
          <w:szCs w:val="28"/>
        </w:rPr>
      </w:pPr>
      <w:r w:rsidRPr="001959F9">
        <w:rPr>
          <w:b/>
          <w:bCs/>
          <w:sz w:val="28"/>
          <w:szCs w:val="28"/>
        </w:rPr>
        <w:t xml:space="preserve">2.7.3 Filter by Amenities (User) </w:t>
      </w:r>
    </w:p>
    <w:p w14:paraId="3889B3D6" w14:textId="77777777" w:rsidR="00EB6577" w:rsidRPr="00EB6577" w:rsidRDefault="00EB6577" w:rsidP="0033373A">
      <w:pPr>
        <w:rPr>
          <w:sz w:val="28"/>
          <w:szCs w:val="28"/>
        </w:rPr>
      </w:pPr>
    </w:p>
    <w:p w14:paraId="0B44632F" w14:textId="106F6373" w:rsidR="00EB6577" w:rsidRPr="00EB6577" w:rsidRDefault="00EB6577" w:rsidP="0033373A">
      <w:pPr>
        <w:rPr>
          <w:sz w:val="22"/>
          <w:szCs w:val="22"/>
        </w:rPr>
      </w:pPr>
      <w:r w:rsidRPr="00EB6577">
        <w:rPr>
          <w:sz w:val="22"/>
          <w:szCs w:val="22"/>
        </w:rPr>
        <w:t xml:space="preserve">1. Users can search turfs with specific amenities </w:t>
      </w:r>
    </w:p>
    <w:p w14:paraId="51EA40A2" w14:textId="41651FAA" w:rsidR="0033373A" w:rsidRDefault="00EB6577" w:rsidP="0033373A">
      <w:pPr>
        <w:rPr>
          <w:sz w:val="22"/>
          <w:szCs w:val="22"/>
        </w:rPr>
      </w:pPr>
      <w:r w:rsidRPr="00EB6577">
        <w:rPr>
          <w:sz w:val="22"/>
          <w:szCs w:val="22"/>
        </w:rPr>
        <w:t>2. Multi-select amenity filter - Helps narrow down search results</w:t>
      </w:r>
    </w:p>
    <w:p w14:paraId="5852C084" w14:textId="77777777" w:rsidR="00EB6577" w:rsidRDefault="00EB6577" w:rsidP="0033373A">
      <w:pPr>
        <w:rPr>
          <w:sz w:val="22"/>
          <w:szCs w:val="22"/>
        </w:rPr>
      </w:pPr>
    </w:p>
    <w:p w14:paraId="7FFD6AE5" w14:textId="77777777" w:rsidR="00EB6577" w:rsidRPr="00EB6577" w:rsidRDefault="00EB6577" w:rsidP="0033373A">
      <w:pPr>
        <w:rPr>
          <w:sz w:val="22"/>
          <w:szCs w:val="22"/>
        </w:rPr>
      </w:pPr>
    </w:p>
    <w:p w14:paraId="5478D0CB" w14:textId="0E69574C" w:rsidR="00EB6577" w:rsidRDefault="00EB6577" w:rsidP="00EB6577">
      <w:pPr>
        <w:ind w:left="0"/>
        <w:rPr>
          <w:sz w:val="36"/>
          <w:szCs w:val="36"/>
        </w:rPr>
      </w:pPr>
      <w:r w:rsidRPr="001959F9">
        <w:rPr>
          <w:b/>
          <w:bCs/>
          <w:sz w:val="36"/>
          <w:szCs w:val="36"/>
        </w:rPr>
        <w:t>2.8 Photo Gallery Module</w:t>
      </w:r>
    </w:p>
    <w:p w14:paraId="72D66B78" w14:textId="77777777" w:rsidR="00EB6577" w:rsidRDefault="00EB6577" w:rsidP="00EB6577">
      <w:pPr>
        <w:ind w:left="0"/>
        <w:rPr>
          <w:sz w:val="36"/>
          <w:szCs w:val="36"/>
        </w:rPr>
      </w:pPr>
    </w:p>
    <w:p w14:paraId="55402954" w14:textId="529DD3E7" w:rsidR="00EB6577" w:rsidRPr="00EB6577" w:rsidRDefault="00EB6577">
      <w:pPr>
        <w:pStyle w:val="ListParagraph"/>
        <w:numPr>
          <w:ilvl w:val="1"/>
          <w:numId w:val="27"/>
        </w:numPr>
      </w:pPr>
      <w:r w:rsidRPr="00EB6577">
        <w:t xml:space="preserve">Turf owners can upload multiple photos of their facilities </w:t>
      </w:r>
    </w:p>
    <w:p w14:paraId="2254CAED" w14:textId="277A4D1B" w:rsidR="00EB6577" w:rsidRPr="00EB6577" w:rsidRDefault="00EB6577">
      <w:pPr>
        <w:pStyle w:val="ListParagraph"/>
        <w:numPr>
          <w:ilvl w:val="1"/>
          <w:numId w:val="27"/>
        </w:numPr>
      </w:pPr>
      <w:r w:rsidRPr="00EB6577">
        <w:t xml:space="preserve">Maximum 10 photos allowed per turf </w:t>
      </w:r>
    </w:p>
    <w:p w14:paraId="6A00B17E" w14:textId="5193AF9D" w:rsidR="00EB6577" w:rsidRPr="00EB6577" w:rsidRDefault="00EB6577">
      <w:pPr>
        <w:pStyle w:val="ListParagraph"/>
        <w:numPr>
          <w:ilvl w:val="1"/>
          <w:numId w:val="27"/>
        </w:numPr>
      </w:pPr>
      <w:r w:rsidRPr="00EB6577">
        <w:t>One photo can be marked as main display photo</w:t>
      </w:r>
    </w:p>
    <w:p w14:paraId="79125048" w14:textId="5C1470CA" w:rsidR="00EB6577" w:rsidRPr="00EB6577" w:rsidRDefault="00EB6577">
      <w:pPr>
        <w:pStyle w:val="ListParagraph"/>
        <w:numPr>
          <w:ilvl w:val="1"/>
          <w:numId w:val="27"/>
        </w:numPr>
      </w:pPr>
      <w:r w:rsidRPr="00EB6577">
        <w:t>Supported formats: JPG, PNG (max 5MB per file)</w:t>
      </w:r>
    </w:p>
    <w:p w14:paraId="3B68D86B" w14:textId="410460B0" w:rsidR="00EB6577" w:rsidRPr="00EB6577" w:rsidRDefault="00EB6577">
      <w:pPr>
        <w:pStyle w:val="ListParagraph"/>
        <w:numPr>
          <w:ilvl w:val="1"/>
          <w:numId w:val="27"/>
        </w:numPr>
      </w:pPr>
      <w:r w:rsidRPr="00EB6577">
        <w:t>Photos are displayed in turf detail page gallery</w:t>
      </w:r>
    </w:p>
    <w:p w14:paraId="2D2214B7" w14:textId="0BF124D6" w:rsidR="00EB6577" w:rsidRDefault="00EB6577">
      <w:pPr>
        <w:pStyle w:val="ListParagraph"/>
        <w:numPr>
          <w:ilvl w:val="1"/>
          <w:numId w:val="27"/>
        </w:numPr>
      </w:pPr>
      <w:r w:rsidRPr="00EB6577">
        <w:t>Helps users visualize the facility before booking</w:t>
      </w:r>
    </w:p>
    <w:p w14:paraId="57090826" w14:textId="77777777" w:rsidR="00EB6577" w:rsidRPr="001959F9" w:rsidRDefault="00EB6577" w:rsidP="00EB6577">
      <w:pPr>
        <w:ind w:left="0"/>
        <w:rPr>
          <w:b/>
          <w:bCs/>
          <w:sz w:val="28"/>
          <w:szCs w:val="28"/>
        </w:rPr>
      </w:pPr>
      <w:r w:rsidRPr="001959F9">
        <w:rPr>
          <w:b/>
          <w:bCs/>
          <w:sz w:val="28"/>
          <w:szCs w:val="28"/>
        </w:rPr>
        <w:t xml:space="preserve">           2.8.1 Upload Photos (Turf Owner) </w:t>
      </w:r>
    </w:p>
    <w:p w14:paraId="75D0EAF9" w14:textId="77777777" w:rsidR="00EB6577" w:rsidRPr="00EB6577" w:rsidRDefault="00EB6577" w:rsidP="00EB6577">
      <w:pPr>
        <w:ind w:left="0"/>
        <w:rPr>
          <w:sz w:val="28"/>
          <w:szCs w:val="28"/>
        </w:rPr>
      </w:pPr>
    </w:p>
    <w:p w14:paraId="2DE48BB0" w14:textId="4FACF31D" w:rsidR="00EB6577" w:rsidRDefault="00EB6577">
      <w:pPr>
        <w:pStyle w:val="ListParagraph"/>
        <w:numPr>
          <w:ilvl w:val="1"/>
          <w:numId w:val="28"/>
        </w:numPr>
      </w:pPr>
      <w:r w:rsidRPr="00EB6577">
        <w:t xml:space="preserve">Upload multiple photos at once </w:t>
      </w:r>
    </w:p>
    <w:p w14:paraId="40F3B2DB" w14:textId="54209007" w:rsidR="00EB6577" w:rsidRDefault="00EB6577">
      <w:pPr>
        <w:pStyle w:val="ListParagraph"/>
        <w:numPr>
          <w:ilvl w:val="1"/>
          <w:numId w:val="28"/>
        </w:numPr>
      </w:pPr>
      <w:r w:rsidRPr="00EB6577">
        <w:t xml:space="preserve">Add captions to photos (optional) </w:t>
      </w:r>
    </w:p>
    <w:p w14:paraId="79D8DB98" w14:textId="4C0B7495" w:rsidR="00EB6577" w:rsidRDefault="00EB6577">
      <w:pPr>
        <w:pStyle w:val="ListParagraph"/>
        <w:numPr>
          <w:ilvl w:val="1"/>
          <w:numId w:val="28"/>
        </w:numPr>
      </w:pPr>
      <w:r w:rsidRPr="00EB6577">
        <w:t>Categorize photos (Exterior, Interior, Field, Facilities)</w:t>
      </w:r>
    </w:p>
    <w:p w14:paraId="2C75EA3A" w14:textId="7E871E3E" w:rsidR="00EB6577" w:rsidRPr="00EB6577" w:rsidRDefault="00EB6577">
      <w:pPr>
        <w:pStyle w:val="ListParagraph"/>
        <w:numPr>
          <w:ilvl w:val="1"/>
          <w:numId w:val="28"/>
        </w:numPr>
      </w:pPr>
      <w:r w:rsidRPr="00EB6577">
        <w:t>Photos stored securely in cloud storage</w:t>
      </w:r>
    </w:p>
    <w:p w14:paraId="39529694" w14:textId="4475BBEB" w:rsidR="009D3EDD" w:rsidRPr="001959F9" w:rsidRDefault="009D3EDD" w:rsidP="0033373A">
      <w:pPr>
        <w:rPr>
          <w:b/>
          <w:bCs/>
          <w:sz w:val="28"/>
          <w:szCs w:val="28"/>
        </w:rPr>
      </w:pPr>
      <w:r>
        <w:rPr>
          <w:sz w:val="28"/>
          <w:szCs w:val="28"/>
        </w:rPr>
        <w:t xml:space="preserve">   </w:t>
      </w:r>
      <w:r w:rsidRPr="001959F9">
        <w:rPr>
          <w:b/>
          <w:bCs/>
          <w:sz w:val="28"/>
          <w:szCs w:val="28"/>
        </w:rPr>
        <w:t xml:space="preserve">2.8.2 Set Main Photo (Turf Owner) </w:t>
      </w:r>
    </w:p>
    <w:p w14:paraId="15A8D9D8" w14:textId="77777777" w:rsidR="009D3EDD" w:rsidRPr="009D3EDD" w:rsidRDefault="009D3EDD" w:rsidP="0033373A">
      <w:pPr>
        <w:rPr>
          <w:sz w:val="28"/>
          <w:szCs w:val="28"/>
        </w:rPr>
      </w:pPr>
    </w:p>
    <w:p w14:paraId="0CCE3062" w14:textId="4D08A53D" w:rsidR="009D3EDD" w:rsidRDefault="009D3EDD">
      <w:pPr>
        <w:pStyle w:val="ListParagraph"/>
        <w:numPr>
          <w:ilvl w:val="1"/>
          <w:numId w:val="29"/>
        </w:numPr>
      </w:pPr>
      <w:r w:rsidRPr="009D3EDD">
        <w:t xml:space="preserve">Select which photo appears as main thumbnail </w:t>
      </w:r>
    </w:p>
    <w:p w14:paraId="357956E9" w14:textId="1A495BEE" w:rsidR="0033373A" w:rsidRDefault="009D3EDD">
      <w:pPr>
        <w:pStyle w:val="ListParagraph"/>
        <w:numPr>
          <w:ilvl w:val="1"/>
          <w:numId w:val="29"/>
        </w:numPr>
      </w:pPr>
      <w:r w:rsidRPr="009D3EDD">
        <w:t>Only one main photo per turf - Main photo shown in search results</w:t>
      </w:r>
    </w:p>
    <w:p w14:paraId="4E3CF63E" w14:textId="77777777" w:rsidR="0033373A" w:rsidRDefault="0033373A" w:rsidP="0033373A"/>
    <w:p w14:paraId="2084ACCB" w14:textId="7C40E93A" w:rsidR="009D3EDD" w:rsidRPr="001959F9" w:rsidRDefault="009D3EDD" w:rsidP="0033373A">
      <w:pPr>
        <w:rPr>
          <w:b/>
          <w:bCs/>
          <w:sz w:val="28"/>
          <w:szCs w:val="28"/>
        </w:rPr>
      </w:pPr>
      <w:r>
        <w:rPr>
          <w:sz w:val="28"/>
          <w:szCs w:val="28"/>
        </w:rPr>
        <w:t xml:space="preserve">   </w:t>
      </w:r>
      <w:r w:rsidRPr="001959F9">
        <w:rPr>
          <w:b/>
          <w:bCs/>
          <w:sz w:val="28"/>
          <w:szCs w:val="28"/>
        </w:rPr>
        <w:t xml:space="preserve">2.8.3 Manage Gallery (Turf Owner) </w:t>
      </w:r>
    </w:p>
    <w:p w14:paraId="443531B5" w14:textId="77777777" w:rsidR="009D3EDD" w:rsidRPr="009D3EDD" w:rsidRDefault="009D3EDD" w:rsidP="0033373A">
      <w:pPr>
        <w:rPr>
          <w:sz w:val="28"/>
          <w:szCs w:val="28"/>
        </w:rPr>
      </w:pPr>
    </w:p>
    <w:p w14:paraId="313E3756" w14:textId="3F996069" w:rsidR="009D3EDD" w:rsidRPr="009D3EDD" w:rsidRDefault="009D3EDD">
      <w:pPr>
        <w:pStyle w:val="ListParagraph"/>
        <w:numPr>
          <w:ilvl w:val="1"/>
          <w:numId w:val="30"/>
        </w:numPr>
        <w:rPr>
          <w:szCs w:val="24"/>
        </w:rPr>
      </w:pPr>
      <w:r w:rsidRPr="009D3EDD">
        <w:rPr>
          <w:szCs w:val="24"/>
        </w:rPr>
        <w:t>View all uploaded photos - Delete unwanted photos</w:t>
      </w:r>
    </w:p>
    <w:p w14:paraId="369F8872" w14:textId="42DFE1D1" w:rsidR="0033373A" w:rsidRDefault="009D3EDD">
      <w:pPr>
        <w:pStyle w:val="ListParagraph"/>
        <w:numPr>
          <w:ilvl w:val="1"/>
          <w:numId w:val="30"/>
        </w:numPr>
        <w:rPr>
          <w:szCs w:val="24"/>
        </w:rPr>
      </w:pPr>
      <w:r w:rsidRPr="009D3EDD">
        <w:rPr>
          <w:szCs w:val="24"/>
        </w:rPr>
        <w:t>Update photo captions - Reorder photo display</w:t>
      </w:r>
    </w:p>
    <w:p w14:paraId="201CF10C" w14:textId="77777777" w:rsidR="009D3EDD" w:rsidRDefault="009D3EDD" w:rsidP="009D3EDD">
      <w:pPr>
        <w:rPr>
          <w:szCs w:val="24"/>
        </w:rPr>
      </w:pPr>
    </w:p>
    <w:p w14:paraId="358171EE" w14:textId="18A5A880" w:rsidR="009D3EDD" w:rsidRPr="001959F9" w:rsidRDefault="009D3EDD" w:rsidP="009D3EDD">
      <w:pPr>
        <w:ind w:left="0"/>
        <w:rPr>
          <w:b/>
          <w:bCs/>
          <w:sz w:val="36"/>
          <w:szCs w:val="36"/>
        </w:rPr>
      </w:pPr>
      <w:r w:rsidRPr="009D3EDD">
        <w:rPr>
          <w:sz w:val="36"/>
          <w:szCs w:val="36"/>
        </w:rPr>
        <w:t xml:space="preserve"> </w:t>
      </w:r>
      <w:r w:rsidRPr="001959F9">
        <w:rPr>
          <w:b/>
          <w:bCs/>
          <w:sz w:val="36"/>
          <w:szCs w:val="36"/>
        </w:rPr>
        <w:t xml:space="preserve">2.9 </w:t>
      </w:r>
      <w:r w:rsidR="000D100D" w:rsidRPr="001959F9">
        <w:rPr>
          <w:b/>
          <w:bCs/>
          <w:sz w:val="36"/>
          <w:szCs w:val="36"/>
        </w:rPr>
        <w:t xml:space="preserve">  </w:t>
      </w:r>
      <w:r w:rsidRPr="001959F9">
        <w:rPr>
          <w:b/>
          <w:bCs/>
          <w:sz w:val="36"/>
          <w:szCs w:val="36"/>
        </w:rPr>
        <w:t>Slot Management Module</w:t>
      </w:r>
    </w:p>
    <w:p w14:paraId="7C432CDC" w14:textId="7ED1CE19" w:rsidR="009D3EDD" w:rsidRDefault="009D3EDD" w:rsidP="009D3EDD">
      <w:pPr>
        <w:ind w:left="0"/>
        <w:rPr>
          <w:sz w:val="36"/>
          <w:szCs w:val="36"/>
        </w:rPr>
      </w:pPr>
      <w:r>
        <w:rPr>
          <w:sz w:val="36"/>
          <w:szCs w:val="36"/>
        </w:rPr>
        <w:t xml:space="preserve">   </w:t>
      </w:r>
    </w:p>
    <w:p w14:paraId="32B9331A" w14:textId="1CC1BBD0" w:rsidR="009D3EDD" w:rsidRPr="009D3EDD" w:rsidRDefault="009D3EDD">
      <w:pPr>
        <w:pStyle w:val="ListParagraph"/>
        <w:numPr>
          <w:ilvl w:val="0"/>
          <w:numId w:val="31"/>
        </w:numPr>
      </w:pPr>
      <w:r w:rsidRPr="009D3EDD">
        <w:t xml:space="preserve">Turf owners create and manage time slots for bookings </w:t>
      </w:r>
    </w:p>
    <w:p w14:paraId="079CEFF0" w14:textId="16A1A659" w:rsidR="009D3EDD" w:rsidRPr="009D3EDD" w:rsidRDefault="009D3EDD">
      <w:pPr>
        <w:pStyle w:val="ListParagraph"/>
        <w:numPr>
          <w:ilvl w:val="0"/>
          <w:numId w:val="31"/>
        </w:numPr>
      </w:pPr>
      <w:r w:rsidRPr="009D3EDD">
        <w:t>Each slot has specific date, start time, end time, and price</w:t>
      </w:r>
    </w:p>
    <w:p w14:paraId="5B6D436E" w14:textId="4A7D1D97" w:rsidR="009D3EDD" w:rsidRPr="009D3EDD" w:rsidRDefault="009D3EDD">
      <w:pPr>
        <w:pStyle w:val="ListParagraph"/>
        <w:numPr>
          <w:ilvl w:val="0"/>
          <w:numId w:val="31"/>
        </w:numPr>
      </w:pPr>
      <w:r w:rsidRPr="009D3EDD">
        <w:t>Slots can be created in bulk for multiple dates</w:t>
      </w:r>
    </w:p>
    <w:p w14:paraId="42472866" w14:textId="4E88FF53" w:rsidR="009D3EDD" w:rsidRPr="009D3EDD" w:rsidRDefault="009D3EDD">
      <w:pPr>
        <w:pStyle w:val="ListParagraph"/>
        <w:numPr>
          <w:ilvl w:val="0"/>
          <w:numId w:val="31"/>
        </w:numPr>
      </w:pPr>
      <w:r w:rsidRPr="009D3EDD">
        <w:t xml:space="preserve">Dynamic pricing for peak hours and weekends </w:t>
      </w:r>
    </w:p>
    <w:p w14:paraId="0D77D23E" w14:textId="72BB4C5B" w:rsidR="009D3EDD" w:rsidRPr="009D3EDD" w:rsidRDefault="009D3EDD">
      <w:pPr>
        <w:pStyle w:val="ListParagraph"/>
        <w:numPr>
          <w:ilvl w:val="0"/>
          <w:numId w:val="31"/>
        </w:numPr>
      </w:pPr>
      <w:r w:rsidRPr="009D3EDD">
        <w:t xml:space="preserve">Real-time availability tracking </w:t>
      </w:r>
    </w:p>
    <w:p w14:paraId="1435BBD7" w14:textId="550E57A8" w:rsidR="009D3EDD" w:rsidRPr="009D3EDD" w:rsidRDefault="009D3EDD">
      <w:pPr>
        <w:pStyle w:val="ListParagraph"/>
        <w:numPr>
          <w:ilvl w:val="0"/>
          <w:numId w:val="31"/>
        </w:numPr>
      </w:pPr>
      <w:r w:rsidRPr="009D3EDD">
        <w:t>Slots automatically become unavailable when booked</w:t>
      </w:r>
    </w:p>
    <w:p w14:paraId="2381C024" w14:textId="208DDA0C" w:rsidR="009D3EDD" w:rsidRPr="001959F9" w:rsidRDefault="009D3EDD" w:rsidP="009D3EDD">
      <w:pPr>
        <w:ind w:left="0"/>
        <w:rPr>
          <w:b/>
          <w:bCs/>
          <w:sz w:val="28"/>
          <w:szCs w:val="28"/>
        </w:rPr>
      </w:pPr>
      <w:r>
        <w:rPr>
          <w:sz w:val="36"/>
          <w:szCs w:val="36"/>
        </w:rPr>
        <w:t xml:space="preserve">         </w:t>
      </w:r>
      <w:r w:rsidRPr="001959F9">
        <w:rPr>
          <w:b/>
          <w:bCs/>
          <w:sz w:val="28"/>
          <w:szCs w:val="28"/>
        </w:rPr>
        <w:t xml:space="preserve">2.9.1 Create Slots (Turf Owner) </w:t>
      </w:r>
    </w:p>
    <w:p w14:paraId="262AD83B" w14:textId="77777777" w:rsidR="009D3EDD" w:rsidRPr="009D3EDD" w:rsidRDefault="009D3EDD" w:rsidP="009D3EDD">
      <w:pPr>
        <w:ind w:left="0"/>
        <w:rPr>
          <w:sz w:val="28"/>
          <w:szCs w:val="28"/>
        </w:rPr>
      </w:pPr>
    </w:p>
    <w:p w14:paraId="70383E0D" w14:textId="38112213" w:rsidR="009D3EDD" w:rsidRPr="009D3EDD" w:rsidRDefault="009D3EDD">
      <w:pPr>
        <w:pStyle w:val="ListParagraph"/>
        <w:numPr>
          <w:ilvl w:val="0"/>
          <w:numId w:val="32"/>
        </w:numPr>
      </w:pPr>
      <w:r w:rsidRPr="009D3EDD">
        <w:t xml:space="preserve">Define time slots (e.g., 6AM-8AM, 8AM-10AM) </w:t>
      </w:r>
    </w:p>
    <w:p w14:paraId="5D480B9C" w14:textId="6C28C47F" w:rsidR="009D3EDD" w:rsidRDefault="009D3EDD">
      <w:pPr>
        <w:pStyle w:val="ListParagraph"/>
        <w:numPr>
          <w:ilvl w:val="0"/>
          <w:numId w:val="32"/>
        </w:numPr>
      </w:pPr>
      <w:r w:rsidRPr="009D3EDD">
        <w:t>Set pricing for each slot - Create slots for single or multiple dates - Bulk creation for recurring schedules</w:t>
      </w:r>
    </w:p>
    <w:p w14:paraId="06A2C4A6" w14:textId="190FE60D" w:rsidR="009D3EDD" w:rsidRDefault="009D3EDD" w:rsidP="009D3EDD">
      <w:r>
        <w:t xml:space="preserve">   </w:t>
      </w:r>
    </w:p>
    <w:p w14:paraId="50A250F9" w14:textId="11020612" w:rsidR="009D3EDD" w:rsidRPr="001959F9" w:rsidRDefault="009D3EDD">
      <w:pPr>
        <w:pStyle w:val="ListParagraph"/>
        <w:numPr>
          <w:ilvl w:val="2"/>
          <w:numId w:val="32"/>
        </w:numPr>
        <w:rPr>
          <w:rFonts w:ascii="Times New Roman" w:hAnsi="Times New Roman" w:cs="Times New Roman"/>
          <w:b/>
          <w:bCs/>
          <w:sz w:val="28"/>
          <w:szCs w:val="28"/>
        </w:rPr>
      </w:pPr>
      <w:r w:rsidRPr="001959F9">
        <w:rPr>
          <w:rFonts w:ascii="Times New Roman" w:hAnsi="Times New Roman" w:cs="Times New Roman"/>
          <w:b/>
          <w:bCs/>
          <w:sz w:val="28"/>
          <w:szCs w:val="28"/>
        </w:rPr>
        <w:t xml:space="preserve">Update Slot Pricing (Turf Owner) </w:t>
      </w:r>
    </w:p>
    <w:p w14:paraId="2EEE8F73" w14:textId="77777777" w:rsidR="009D3EDD" w:rsidRDefault="009D3EDD" w:rsidP="009D3EDD">
      <w:pPr>
        <w:pStyle w:val="ListParagraph"/>
        <w:ind w:left="1800"/>
      </w:pPr>
    </w:p>
    <w:p w14:paraId="414DDB75" w14:textId="12F60FBF" w:rsidR="009D3EDD" w:rsidRPr="008E540A" w:rsidRDefault="009D3EDD">
      <w:pPr>
        <w:pStyle w:val="ListParagraph"/>
        <w:numPr>
          <w:ilvl w:val="1"/>
          <w:numId w:val="33"/>
        </w:numPr>
      </w:pPr>
      <w:r w:rsidRPr="008E540A">
        <w:t>Modify pricing for future slots</w:t>
      </w:r>
    </w:p>
    <w:p w14:paraId="1C0F9F32" w14:textId="5A3F6E55" w:rsidR="009D3EDD" w:rsidRPr="008E540A" w:rsidRDefault="009D3EDD">
      <w:pPr>
        <w:pStyle w:val="ListParagraph"/>
        <w:numPr>
          <w:ilvl w:val="1"/>
          <w:numId w:val="33"/>
        </w:numPr>
      </w:pPr>
      <w:r w:rsidRPr="008E540A">
        <w:t xml:space="preserve">Peak hour pricing (evening 6PM-10PM higher rates) </w:t>
      </w:r>
    </w:p>
    <w:p w14:paraId="26A6985E" w14:textId="04B7DE1E" w:rsidR="009D3EDD" w:rsidRPr="008E540A" w:rsidRDefault="009D3EDD">
      <w:pPr>
        <w:pStyle w:val="ListParagraph"/>
        <w:numPr>
          <w:ilvl w:val="1"/>
          <w:numId w:val="33"/>
        </w:numPr>
      </w:pPr>
      <w:r w:rsidRPr="008E540A">
        <w:t xml:space="preserve">Weekend surcharge option </w:t>
      </w:r>
    </w:p>
    <w:p w14:paraId="20AD7631" w14:textId="156B1122" w:rsidR="009D3EDD" w:rsidRDefault="009D3EDD">
      <w:pPr>
        <w:pStyle w:val="ListParagraph"/>
        <w:numPr>
          <w:ilvl w:val="1"/>
          <w:numId w:val="33"/>
        </w:numPr>
      </w:pPr>
      <w:r w:rsidRPr="008E540A">
        <w:t>Cannot change price of already booked slots</w:t>
      </w:r>
    </w:p>
    <w:p w14:paraId="4F8A2E0B" w14:textId="77777777" w:rsidR="008E540A" w:rsidRDefault="008E540A" w:rsidP="008E540A">
      <w:pPr>
        <w:ind w:left="1080"/>
      </w:pPr>
    </w:p>
    <w:p w14:paraId="0D66491C" w14:textId="1F5B6EDA" w:rsidR="008E540A" w:rsidRPr="001959F9" w:rsidRDefault="008E540A">
      <w:pPr>
        <w:pStyle w:val="ListParagraph"/>
        <w:numPr>
          <w:ilvl w:val="2"/>
          <w:numId w:val="32"/>
        </w:numPr>
        <w:rPr>
          <w:b/>
          <w:bCs/>
          <w:sz w:val="28"/>
          <w:szCs w:val="28"/>
        </w:rPr>
      </w:pPr>
      <w:r w:rsidRPr="001959F9">
        <w:rPr>
          <w:b/>
          <w:bCs/>
          <w:sz w:val="28"/>
          <w:szCs w:val="28"/>
        </w:rPr>
        <w:t xml:space="preserve">Block Slots (Turf Owner) </w:t>
      </w:r>
    </w:p>
    <w:p w14:paraId="627D0534" w14:textId="77777777" w:rsidR="008E540A" w:rsidRPr="008E540A" w:rsidRDefault="008E540A" w:rsidP="008E540A">
      <w:pPr>
        <w:pStyle w:val="ListParagraph"/>
        <w:ind w:left="1800"/>
        <w:rPr>
          <w:sz w:val="28"/>
          <w:szCs w:val="28"/>
        </w:rPr>
      </w:pPr>
    </w:p>
    <w:p w14:paraId="0CE55824" w14:textId="0866EB11" w:rsidR="008E540A" w:rsidRDefault="008E540A">
      <w:pPr>
        <w:pStyle w:val="ListParagraph"/>
        <w:numPr>
          <w:ilvl w:val="1"/>
          <w:numId w:val="34"/>
        </w:numPr>
      </w:pPr>
      <w:r w:rsidRPr="008E540A">
        <w:t>Temporarily block slots for maintenance</w:t>
      </w:r>
    </w:p>
    <w:p w14:paraId="3C379346" w14:textId="2BA78F56" w:rsidR="008E540A" w:rsidRDefault="008E540A">
      <w:pPr>
        <w:pStyle w:val="ListParagraph"/>
        <w:numPr>
          <w:ilvl w:val="1"/>
          <w:numId w:val="34"/>
        </w:numPr>
      </w:pPr>
      <w:r w:rsidRPr="008E540A">
        <w:t xml:space="preserve">Mark slots unavailable for holidays </w:t>
      </w:r>
    </w:p>
    <w:p w14:paraId="362F4C42" w14:textId="08D2942F" w:rsidR="008E540A" w:rsidRDefault="008E540A">
      <w:pPr>
        <w:pStyle w:val="ListParagraph"/>
        <w:numPr>
          <w:ilvl w:val="1"/>
          <w:numId w:val="34"/>
        </w:numPr>
      </w:pPr>
      <w:r w:rsidRPr="008E540A">
        <w:t>Prevent bookings during closure periods</w:t>
      </w:r>
    </w:p>
    <w:p w14:paraId="476B52AF" w14:textId="77777777" w:rsidR="008E540A" w:rsidRDefault="008E540A" w:rsidP="008E540A">
      <w:pPr>
        <w:pStyle w:val="ListParagraph"/>
        <w:ind w:left="1800"/>
      </w:pPr>
    </w:p>
    <w:p w14:paraId="3F981814" w14:textId="77777777" w:rsidR="008E540A" w:rsidRDefault="008E540A" w:rsidP="008E540A">
      <w:pPr>
        <w:pStyle w:val="ListParagraph"/>
        <w:ind w:left="1800"/>
      </w:pPr>
    </w:p>
    <w:p w14:paraId="26755A39" w14:textId="0112E9E5" w:rsidR="008E540A" w:rsidRPr="001959F9" w:rsidRDefault="008E540A">
      <w:pPr>
        <w:pStyle w:val="ListParagraph"/>
        <w:numPr>
          <w:ilvl w:val="2"/>
          <w:numId w:val="32"/>
        </w:numPr>
        <w:rPr>
          <w:b/>
          <w:bCs/>
          <w:sz w:val="28"/>
          <w:szCs w:val="28"/>
        </w:rPr>
      </w:pPr>
      <w:r w:rsidRPr="001959F9">
        <w:rPr>
          <w:b/>
          <w:bCs/>
          <w:sz w:val="28"/>
          <w:szCs w:val="28"/>
        </w:rPr>
        <w:t>View Slot Utilization (Turf Owner)</w:t>
      </w:r>
    </w:p>
    <w:p w14:paraId="1A159DC8" w14:textId="77777777" w:rsidR="008E540A" w:rsidRPr="008E540A" w:rsidRDefault="008E540A" w:rsidP="008E540A">
      <w:pPr>
        <w:pStyle w:val="ListParagraph"/>
        <w:ind w:left="1800"/>
        <w:rPr>
          <w:sz w:val="28"/>
          <w:szCs w:val="28"/>
        </w:rPr>
      </w:pPr>
    </w:p>
    <w:p w14:paraId="04FA5C43" w14:textId="1993185E" w:rsidR="008E540A" w:rsidRPr="008E540A" w:rsidRDefault="008E540A">
      <w:pPr>
        <w:pStyle w:val="ListParagraph"/>
        <w:numPr>
          <w:ilvl w:val="1"/>
          <w:numId w:val="35"/>
        </w:numPr>
      </w:pPr>
      <w:r w:rsidRPr="008E540A">
        <w:t xml:space="preserve">See booking occupancy percentage </w:t>
      </w:r>
    </w:p>
    <w:p w14:paraId="330C9ED8" w14:textId="4231B13E" w:rsidR="008E540A" w:rsidRPr="008E540A" w:rsidRDefault="008E540A">
      <w:pPr>
        <w:pStyle w:val="ListParagraph"/>
        <w:numPr>
          <w:ilvl w:val="1"/>
          <w:numId w:val="35"/>
        </w:numPr>
      </w:pPr>
      <w:r w:rsidRPr="008E540A">
        <w:t>Identify peak and off-peak times</w:t>
      </w:r>
    </w:p>
    <w:p w14:paraId="755071CE" w14:textId="1AE498B1" w:rsidR="008E540A" w:rsidRPr="008E540A" w:rsidRDefault="008E540A">
      <w:pPr>
        <w:pStyle w:val="ListParagraph"/>
        <w:numPr>
          <w:ilvl w:val="1"/>
          <w:numId w:val="35"/>
        </w:numPr>
      </w:pPr>
      <w:r w:rsidRPr="008E540A">
        <w:t xml:space="preserve">Revenue per slot analysis </w:t>
      </w:r>
    </w:p>
    <w:p w14:paraId="15ED6516" w14:textId="064CBC7B" w:rsidR="008E540A" w:rsidRDefault="008E540A">
      <w:pPr>
        <w:pStyle w:val="ListParagraph"/>
        <w:numPr>
          <w:ilvl w:val="1"/>
          <w:numId w:val="35"/>
        </w:numPr>
      </w:pPr>
      <w:r w:rsidRPr="008E540A">
        <w:t>Helps optimize pricing strategy</w:t>
      </w:r>
    </w:p>
    <w:p w14:paraId="4B72EBE0" w14:textId="77777777" w:rsidR="0045078A" w:rsidRDefault="0045078A" w:rsidP="0045078A">
      <w:pPr>
        <w:pStyle w:val="ListParagraph"/>
        <w:ind w:left="2061"/>
      </w:pPr>
    </w:p>
    <w:p w14:paraId="5EBD6E63" w14:textId="329C0210" w:rsidR="008E540A" w:rsidRPr="001959F9" w:rsidRDefault="008E540A" w:rsidP="008E540A">
      <w:pPr>
        <w:ind w:left="0"/>
        <w:rPr>
          <w:b/>
          <w:bCs/>
          <w:sz w:val="36"/>
          <w:szCs w:val="36"/>
        </w:rPr>
      </w:pPr>
      <w:r w:rsidRPr="001959F9">
        <w:rPr>
          <w:b/>
          <w:bCs/>
          <w:sz w:val="36"/>
          <w:szCs w:val="36"/>
        </w:rPr>
        <w:t>2.1</w:t>
      </w:r>
      <w:r w:rsidR="000D100D" w:rsidRPr="001959F9">
        <w:rPr>
          <w:b/>
          <w:bCs/>
          <w:sz w:val="36"/>
          <w:szCs w:val="36"/>
        </w:rPr>
        <w:t xml:space="preserve">0 </w:t>
      </w:r>
      <w:r w:rsidRPr="001959F9">
        <w:rPr>
          <w:b/>
          <w:bCs/>
          <w:sz w:val="36"/>
          <w:szCs w:val="36"/>
        </w:rPr>
        <w:t xml:space="preserve"> Booking Management Module</w:t>
      </w:r>
    </w:p>
    <w:p w14:paraId="1256C817" w14:textId="77777777" w:rsidR="008E540A" w:rsidRPr="008E540A" w:rsidRDefault="008E540A" w:rsidP="008E540A">
      <w:pPr>
        <w:pStyle w:val="ListParagraph"/>
        <w:ind w:left="1702"/>
        <w:rPr>
          <w:sz w:val="28"/>
          <w:szCs w:val="28"/>
        </w:rPr>
      </w:pPr>
    </w:p>
    <w:p w14:paraId="08DF8D30" w14:textId="20DAF07E" w:rsidR="008E540A" w:rsidRPr="008E540A" w:rsidRDefault="008E540A">
      <w:pPr>
        <w:pStyle w:val="ListParagraph"/>
        <w:numPr>
          <w:ilvl w:val="1"/>
          <w:numId w:val="36"/>
        </w:numPr>
        <w:rPr>
          <w:rFonts w:ascii="Times New Roman" w:hAnsi="Times New Roman" w:cs="Times New Roman"/>
          <w:lang w:val="en-GB"/>
        </w:rPr>
      </w:pPr>
      <w:r w:rsidRPr="008E540A">
        <w:rPr>
          <w:rFonts w:ascii="Times New Roman" w:hAnsi="Times New Roman" w:cs="Times New Roman"/>
          <w:lang w:val="en-GB"/>
        </w:rPr>
        <w:t xml:space="preserve">Users can book available turf slots </w:t>
      </w:r>
    </w:p>
    <w:p w14:paraId="1B1FA8D6" w14:textId="0A48D31D" w:rsidR="008E540A" w:rsidRPr="008E540A" w:rsidRDefault="008E540A">
      <w:pPr>
        <w:pStyle w:val="ListParagraph"/>
        <w:numPr>
          <w:ilvl w:val="1"/>
          <w:numId w:val="36"/>
        </w:numPr>
        <w:rPr>
          <w:rFonts w:ascii="Times New Roman" w:hAnsi="Times New Roman" w:cs="Times New Roman"/>
          <w:lang w:val="en-GB"/>
        </w:rPr>
      </w:pPr>
      <w:r w:rsidRPr="008E540A">
        <w:rPr>
          <w:rFonts w:ascii="Times New Roman" w:hAnsi="Times New Roman" w:cs="Times New Roman"/>
          <w:lang w:val="en-GB"/>
        </w:rPr>
        <w:t>Real-time availability checking prevents double bookings</w:t>
      </w:r>
    </w:p>
    <w:p w14:paraId="26119CA3" w14:textId="3E3A31E6" w:rsidR="008E540A" w:rsidRPr="008E540A" w:rsidRDefault="008E540A">
      <w:pPr>
        <w:pStyle w:val="ListParagraph"/>
        <w:numPr>
          <w:ilvl w:val="1"/>
          <w:numId w:val="36"/>
        </w:numPr>
        <w:rPr>
          <w:rFonts w:ascii="Times New Roman" w:hAnsi="Times New Roman" w:cs="Times New Roman"/>
          <w:lang w:val="en-GB"/>
        </w:rPr>
      </w:pPr>
      <w:r w:rsidRPr="008E540A">
        <w:rPr>
          <w:rFonts w:ascii="Times New Roman" w:hAnsi="Times New Roman" w:cs="Times New Roman"/>
          <w:lang w:val="en-GB"/>
        </w:rPr>
        <w:t xml:space="preserve">Booking status tracked: Confirmed, Cancelled, Completed </w:t>
      </w:r>
    </w:p>
    <w:p w14:paraId="448E3B03" w14:textId="59990B5C" w:rsidR="008E540A" w:rsidRPr="008E540A" w:rsidRDefault="008E540A">
      <w:pPr>
        <w:pStyle w:val="ListParagraph"/>
        <w:numPr>
          <w:ilvl w:val="1"/>
          <w:numId w:val="36"/>
        </w:numPr>
        <w:rPr>
          <w:rFonts w:ascii="Times New Roman" w:hAnsi="Times New Roman" w:cs="Times New Roman"/>
          <w:lang w:val="en-GB"/>
        </w:rPr>
      </w:pPr>
      <w:r w:rsidRPr="008E540A">
        <w:rPr>
          <w:rFonts w:ascii="Times New Roman" w:hAnsi="Times New Roman" w:cs="Times New Roman"/>
          <w:lang w:val="en-GB"/>
        </w:rPr>
        <w:t>Payment status tracked: Pending, Success, Refunded</w:t>
      </w:r>
    </w:p>
    <w:p w14:paraId="7F0CEC48" w14:textId="7D1B52C8" w:rsidR="008E540A" w:rsidRPr="008E540A" w:rsidRDefault="008E540A">
      <w:pPr>
        <w:pStyle w:val="ListParagraph"/>
        <w:numPr>
          <w:ilvl w:val="1"/>
          <w:numId w:val="36"/>
        </w:numPr>
        <w:rPr>
          <w:rFonts w:ascii="Times New Roman" w:hAnsi="Times New Roman" w:cs="Times New Roman"/>
        </w:rPr>
      </w:pPr>
      <w:r w:rsidRPr="008E540A">
        <w:rPr>
          <w:rFonts w:ascii="Times New Roman" w:hAnsi="Times New Roman" w:cs="Times New Roman"/>
          <w:lang w:val="en-GB"/>
        </w:rPr>
        <w:t>Users receive booking confirmation notifications - 24-hour and 2-hour automated reminders sent</w:t>
      </w:r>
      <w:r>
        <w:rPr>
          <w:rFonts w:ascii="Times New Roman" w:hAnsi="Times New Roman" w:cs="Times New Roman"/>
          <w:lang w:val="en-GB"/>
        </w:rPr>
        <w:t>.</w:t>
      </w:r>
    </w:p>
    <w:p w14:paraId="65B621D9" w14:textId="77777777" w:rsidR="008E540A" w:rsidRDefault="008E540A" w:rsidP="008E540A">
      <w:r>
        <w:t xml:space="preserve">       </w:t>
      </w:r>
    </w:p>
    <w:p w14:paraId="2831E450" w14:textId="77777777" w:rsidR="008E540A" w:rsidRDefault="008E540A" w:rsidP="008E540A"/>
    <w:p w14:paraId="21514A6C" w14:textId="77777777" w:rsidR="008E540A" w:rsidRDefault="008E540A" w:rsidP="008E540A"/>
    <w:p w14:paraId="16E3479A" w14:textId="12DCF2D7" w:rsidR="008E540A" w:rsidRPr="001959F9" w:rsidRDefault="008E540A" w:rsidP="008E540A">
      <w:pPr>
        <w:rPr>
          <w:b/>
          <w:bCs/>
        </w:rPr>
      </w:pPr>
      <w:r>
        <w:t xml:space="preserve">      </w:t>
      </w:r>
      <w:r w:rsidRPr="001959F9">
        <w:rPr>
          <w:b/>
          <w:bCs/>
          <w:sz w:val="28"/>
          <w:szCs w:val="28"/>
        </w:rPr>
        <w:t>2.10.1 Create Booking (User)</w:t>
      </w:r>
      <w:r w:rsidRPr="001959F9">
        <w:rPr>
          <w:b/>
          <w:bCs/>
        </w:rPr>
        <w:t xml:space="preserve"> </w:t>
      </w:r>
    </w:p>
    <w:p w14:paraId="242DE32F" w14:textId="77777777" w:rsidR="008E540A" w:rsidRDefault="008E540A" w:rsidP="008E540A"/>
    <w:p w14:paraId="0413C472" w14:textId="2DF3081F" w:rsidR="008E540A" w:rsidRPr="008E540A" w:rsidRDefault="008E540A">
      <w:pPr>
        <w:pStyle w:val="ListParagraph"/>
        <w:numPr>
          <w:ilvl w:val="1"/>
          <w:numId w:val="37"/>
        </w:numPr>
      </w:pPr>
      <w:r w:rsidRPr="008E540A">
        <w:t>Select turf and available slot</w:t>
      </w:r>
    </w:p>
    <w:p w14:paraId="069BA2D4" w14:textId="5EDFF8C8" w:rsidR="008E540A" w:rsidRPr="008E540A" w:rsidRDefault="008E540A">
      <w:pPr>
        <w:pStyle w:val="ListParagraph"/>
        <w:numPr>
          <w:ilvl w:val="1"/>
          <w:numId w:val="37"/>
        </w:numPr>
      </w:pPr>
      <w:r w:rsidRPr="008E540A">
        <w:t>View total amount</w:t>
      </w:r>
    </w:p>
    <w:p w14:paraId="07C9CA1F" w14:textId="28A75491" w:rsidR="008E540A" w:rsidRPr="008E540A" w:rsidRDefault="008E540A">
      <w:pPr>
        <w:pStyle w:val="ListParagraph"/>
        <w:numPr>
          <w:ilvl w:val="1"/>
          <w:numId w:val="37"/>
        </w:numPr>
      </w:pPr>
      <w:r w:rsidRPr="008E540A">
        <w:lastRenderedPageBreak/>
        <w:t>Confirm booking</w:t>
      </w:r>
    </w:p>
    <w:p w14:paraId="540E9430" w14:textId="06038BA8" w:rsidR="008E540A" w:rsidRPr="008E540A" w:rsidRDefault="008E540A">
      <w:pPr>
        <w:pStyle w:val="ListParagraph"/>
        <w:numPr>
          <w:ilvl w:val="1"/>
          <w:numId w:val="37"/>
        </w:numPr>
      </w:pPr>
      <w:r w:rsidRPr="008E540A">
        <w:t xml:space="preserve">Slot marked as unavailable immediately </w:t>
      </w:r>
    </w:p>
    <w:p w14:paraId="70A54C13" w14:textId="57A3534D" w:rsidR="008E540A" w:rsidRPr="008E540A" w:rsidRDefault="008E540A">
      <w:pPr>
        <w:pStyle w:val="ListParagraph"/>
        <w:numPr>
          <w:ilvl w:val="1"/>
          <w:numId w:val="37"/>
        </w:numPr>
        <w:rPr>
          <w:rFonts w:ascii="Times New Roman" w:hAnsi="Times New Roman" w:cs="Times New Roman"/>
        </w:rPr>
      </w:pPr>
      <w:r w:rsidRPr="008E540A">
        <w:t>Booking confirmation sent via notification</w:t>
      </w:r>
    </w:p>
    <w:p w14:paraId="39A75A42" w14:textId="77777777" w:rsidR="00DB728E" w:rsidRPr="001959F9" w:rsidRDefault="00DB728E" w:rsidP="00DB728E">
      <w:pPr>
        <w:rPr>
          <w:b/>
          <w:bCs/>
          <w:sz w:val="28"/>
          <w:szCs w:val="28"/>
        </w:rPr>
      </w:pPr>
      <w:r>
        <w:t xml:space="preserve">      </w:t>
      </w:r>
      <w:r w:rsidRPr="001959F9">
        <w:rPr>
          <w:b/>
          <w:bCs/>
          <w:sz w:val="28"/>
          <w:szCs w:val="28"/>
        </w:rPr>
        <w:t xml:space="preserve">2.10.2 View Booking History (User) </w:t>
      </w:r>
    </w:p>
    <w:p w14:paraId="587DFD7B" w14:textId="77777777" w:rsidR="00DB728E" w:rsidRPr="00DB728E" w:rsidRDefault="00DB728E" w:rsidP="00DB728E">
      <w:pPr>
        <w:rPr>
          <w:sz w:val="28"/>
          <w:szCs w:val="28"/>
        </w:rPr>
      </w:pPr>
    </w:p>
    <w:p w14:paraId="4AF28F7C" w14:textId="1C103566" w:rsidR="00DB728E" w:rsidRPr="00DB728E" w:rsidRDefault="00DB728E">
      <w:pPr>
        <w:pStyle w:val="ListParagraph"/>
        <w:numPr>
          <w:ilvl w:val="1"/>
          <w:numId w:val="38"/>
        </w:numPr>
      </w:pPr>
      <w:r w:rsidRPr="00DB728E">
        <w:t xml:space="preserve">See all past and upcoming bookings </w:t>
      </w:r>
    </w:p>
    <w:p w14:paraId="3D68EDD6" w14:textId="1481ED3C" w:rsidR="00DB728E" w:rsidRPr="00DB728E" w:rsidRDefault="00DB728E">
      <w:pPr>
        <w:pStyle w:val="ListParagraph"/>
        <w:numPr>
          <w:ilvl w:val="1"/>
          <w:numId w:val="38"/>
        </w:numPr>
      </w:pPr>
      <w:r w:rsidRPr="00DB728E">
        <w:t xml:space="preserve">Filter by status (Confirmed, Cancelled, Completed) </w:t>
      </w:r>
    </w:p>
    <w:p w14:paraId="244D5559" w14:textId="189ECA30" w:rsidR="00DB728E" w:rsidRPr="00DB728E" w:rsidRDefault="00DB728E">
      <w:pPr>
        <w:pStyle w:val="ListParagraph"/>
        <w:numPr>
          <w:ilvl w:val="1"/>
          <w:numId w:val="38"/>
        </w:numPr>
      </w:pPr>
      <w:r w:rsidRPr="00DB728E">
        <w:t xml:space="preserve">Quick access to booking details </w:t>
      </w:r>
    </w:p>
    <w:p w14:paraId="57459DBA" w14:textId="6A109D86" w:rsidR="00DB728E" w:rsidRPr="00DB728E" w:rsidRDefault="00DB728E">
      <w:pPr>
        <w:pStyle w:val="ListParagraph"/>
        <w:numPr>
          <w:ilvl w:val="1"/>
          <w:numId w:val="38"/>
        </w:numPr>
        <w:rPr>
          <w:rFonts w:ascii="Times New Roman" w:hAnsi="Times New Roman" w:cs="Times New Roman"/>
        </w:rPr>
      </w:pPr>
      <w:r w:rsidRPr="00DB728E">
        <w:t>Download booking receipts</w:t>
      </w:r>
    </w:p>
    <w:p w14:paraId="4C103EA8" w14:textId="77777777" w:rsidR="00DB728E" w:rsidRDefault="00DB728E" w:rsidP="00DB728E">
      <w:pPr>
        <w:pStyle w:val="ListParagraph"/>
        <w:ind w:left="2061"/>
      </w:pPr>
    </w:p>
    <w:p w14:paraId="14102835" w14:textId="77777777" w:rsidR="00DB728E" w:rsidRPr="00DB728E" w:rsidRDefault="00DB728E" w:rsidP="00DB728E">
      <w:pPr>
        <w:pStyle w:val="ListParagraph"/>
        <w:ind w:left="2061"/>
        <w:rPr>
          <w:rFonts w:ascii="Times New Roman" w:hAnsi="Times New Roman" w:cs="Times New Roman"/>
        </w:rPr>
      </w:pPr>
    </w:p>
    <w:p w14:paraId="6E0744CB" w14:textId="77777777" w:rsidR="00DB728E" w:rsidRPr="001959F9" w:rsidRDefault="00DB728E" w:rsidP="00DB728E">
      <w:pPr>
        <w:rPr>
          <w:b/>
          <w:bCs/>
          <w:sz w:val="28"/>
          <w:szCs w:val="28"/>
        </w:rPr>
      </w:pPr>
      <w:r w:rsidRPr="001959F9">
        <w:rPr>
          <w:b/>
          <w:bCs/>
          <w:sz w:val="28"/>
          <w:szCs w:val="28"/>
        </w:rPr>
        <w:t xml:space="preserve">2.10.3 Cancel Booking (User) </w:t>
      </w:r>
    </w:p>
    <w:p w14:paraId="6A19F16B" w14:textId="77777777" w:rsidR="00DB728E" w:rsidRPr="00DB728E" w:rsidRDefault="00DB728E" w:rsidP="00DB728E">
      <w:pPr>
        <w:rPr>
          <w:sz w:val="28"/>
          <w:szCs w:val="28"/>
        </w:rPr>
      </w:pPr>
    </w:p>
    <w:p w14:paraId="67E708DA" w14:textId="2BC0ACBA" w:rsidR="00DB728E" w:rsidRPr="00DB728E" w:rsidRDefault="00DB728E" w:rsidP="00DB728E">
      <w:pPr>
        <w:rPr>
          <w:sz w:val="22"/>
          <w:szCs w:val="22"/>
        </w:rPr>
      </w:pPr>
      <w:r w:rsidRPr="00DB728E">
        <w:rPr>
          <w:sz w:val="22"/>
          <w:szCs w:val="22"/>
        </w:rPr>
        <w:t xml:space="preserve">1.  Cancel confirmed bookings </w:t>
      </w:r>
    </w:p>
    <w:p w14:paraId="5B8E4DD3" w14:textId="4D42C487" w:rsidR="00DB728E" w:rsidRPr="00DB728E" w:rsidRDefault="00DB728E" w:rsidP="00DB728E">
      <w:pPr>
        <w:rPr>
          <w:sz w:val="22"/>
          <w:szCs w:val="22"/>
        </w:rPr>
      </w:pPr>
      <w:r w:rsidRPr="00DB728E">
        <w:rPr>
          <w:sz w:val="22"/>
          <w:szCs w:val="22"/>
        </w:rPr>
        <w:t xml:space="preserve">2.  Cancellation policy: </w:t>
      </w:r>
    </w:p>
    <w:p w14:paraId="7C39F772" w14:textId="07824B81" w:rsidR="00DB728E" w:rsidRPr="00DB728E" w:rsidRDefault="00DB728E">
      <w:pPr>
        <w:pStyle w:val="ListParagraph"/>
        <w:numPr>
          <w:ilvl w:val="0"/>
          <w:numId w:val="39"/>
        </w:numPr>
        <w:rPr>
          <w:rFonts w:ascii="Times New Roman" w:hAnsi="Times New Roman" w:cs="Times New Roman"/>
        </w:rPr>
      </w:pPr>
      <w:r w:rsidRPr="00DB728E">
        <w:rPr>
          <w:rFonts w:ascii="Times New Roman" w:hAnsi="Times New Roman" w:cs="Times New Roman"/>
        </w:rPr>
        <w:t>More than 24 hours before: 100% refund</w:t>
      </w:r>
    </w:p>
    <w:p w14:paraId="09B2134A" w14:textId="4466A0E3" w:rsidR="00DB728E" w:rsidRPr="00DB728E" w:rsidRDefault="00DB728E">
      <w:pPr>
        <w:pStyle w:val="ListParagraph"/>
        <w:numPr>
          <w:ilvl w:val="0"/>
          <w:numId w:val="39"/>
        </w:numPr>
        <w:rPr>
          <w:rFonts w:ascii="Times New Roman" w:hAnsi="Times New Roman" w:cs="Times New Roman"/>
        </w:rPr>
      </w:pPr>
      <w:r w:rsidRPr="00DB728E">
        <w:rPr>
          <w:rFonts w:ascii="Times New Roman" w:hAnsi="Times New Roman" w:cs="Times New Roman"/>
        </w:rPr>
        <w:t xml:space="preserve">2-24 hours before: 50% refund </w:t>
      </w:r>
    </w:p>
    <w:p w14:paraId="3A512217" w14:textId="76A4EA51" w:rsidR="00DB728E" w:rsidRPr="00DB728E" w:rsidRDefault="00DB728E">
      <w:pPr>
        <w:pStyle w:val="ListParagraph"/>
        <w:numPr>
          <w:ilvl w:val="0"/>
          <w:numId w:val="39"/>
        </w:numPr>
        <w:rPr>
          <w:rFonts w:ascii="Times New Roman" w:hAnsi="Times New Roman" w:cs="Times New Roman"/>
        </w:rPr>
      </w:pPr>
      <w:r w:rsidRPr="00DB728E">
        <w:rPr>
          <w:rFonts w:ascii="Times New Roman" w:hAnsi="Times New Roman" w:cs="Times New Roman"/>
        </w:rPr>
        <w:t xml:space="preserve">Less than 2 hours: No refund </w:t>
      </w:r>
    </w:p>
    <w:p w14:paraId="66AB99A4" w14:textId="2FF212C8" w:rsidR="00DB728E" w:rsidRPr="00DB728E" w:rsidRDefault="00DB728E" w:rsidP="00DB728E">
      <w:pPr>
        <w:rPr>
          <w:sz w:val="22"/>
          <w:szCs w:val="22"/>
        </w:rPr>
      </w:pPr>
      <w:r w:rsidRPr="00DB728E">
        <w:rPr>
          <w:sz w:val="22"/>
          <w:szCs w:val="22"/>
        </w:rPr>
        <w:t>3.  Slot automatically becomes available again</w:t>
      </w:r>
    </w:p>
    <w:p w14:paraId="08A1C40D" w14:textId="74C74A0F" w:rsidR="00DB728E" w:rsidRPr="00DB728E" w:rsidRDefault="00DB728E" w:rsidP="00DB728E">
      <w:r w:rsidRPr="00DB728E">
        <w:rPr>
          <w:sz w:val="22"/>
          <w:szCs w:val="22"/>
        </w:rPr>
        <w:t>4.  Refund request automatically created</w:t>
      </w:r>
    </w:p>
    <w:p w14:paraId="67B1156C" w14:textId="77777777" w:rsidR="00DB728E" w:rsidRDefault="00DB728E" w:rsidP="00DB728E"/>
    <w:p w14:paraId="4E645B62" w14:textId="77777777" w:rsidR="00DB728E" w:rsidRDefault="00DB728E" w:rsidP="00DB728E"/>
    <w:p w14:paraId="1540A3C6" w14:textId="77777777" w:rsidR="00DB728E" w:rsidRDefault="00DB728E" w:rsidP="00DB728E"/>
    <w:p w14:paraId="7E1A49E8" w14:textId="48D29EDB" w:rsidR="00DB728E" w:rsidRPr="001959F9" w:rsidRDefault="00DB728E" w:rsidP="00DB728E">
      <w:pPr>
        <w:rPr>
          <w:b/>
          <w:bCs/>
          <w:sz w:val="28"/>
          <w:szCs w:val="28"/>
        </w:rPr>
      </w:pPr>
      <w:r w:rsidRPr="001959F9">
        <w:rPr>
          <w:b/>
          <w:bCs/>
          <w:sz w:val="28"/>
          <w:szCs w:val="28"/>
        </w:rPr>
        <w:t>2.10.4 Booking Reminders (System Automated)</w:t>
      </w:r>
    </w:p>
    <w:p w14:paraId="2B081DF5" w14:textId="77777777" w:rsidR="00DB728E" w:rsidRPr="00DB728E" w:rsidRDefault="00DB728E" w:rsidP="00DB728E">
      <w:pPr>
        <w:rPr>
          <w:sz w:val="28"/>
          <w:szCs w:val="28"/>
        </w:rPr>
      </w:pPr>
    </w:p>
    <w:p w14:paraId="7A0F2EFB" w14:textId="24FFEAFC" w:rsidR="00DB728E" w:rsidRPr="00DB728E" w:rsidRDefault="00DB728E">
      <w:pPr>
        <w:pStyle w:val="ListParagraph"/>
        <w:numPr>
          <w:ilvl w:val="1"/>
          <w:numId w:val="40"/>
        </w:numPr>
      </w:pPr>
      <w:r w:rsidRPr="00DB728E">
        <w:t>24-hour reminder sent before booking time</w:t>
      </w:r>
    </w:p>
    <w:p w14:paraId="590D5868" w14:textId="2A896D6C" w:rsidR="00DB728E" w:rsidRPr="00DB728E" w:rsidRDefault="00DB728E">
      <w:pPr>
        <w:pStyle w:val="ListParagraph"/>
        <w:numPr>
          <w:ilvl w:val="1"/>
          <w:numId w:val="40"/>
        </w:numPr>
      </w:pPr>
      <w:r w:rsidRPr="00DB728E">
        <w:t>2-hour final reminder sent</w:t>
      </w:r>
    </w:p>
    <w:p w14:paraId="1E56030B" w14:textId="0937F332" w:rsidR="00DB728E" w:rsidRPr="00DB728E" w:rsidRDefault="00DB728E">
      <w:pPr>
        <w:pStyle w:val="ListParagraph"/>
        <w:numPr>
          <w:ilvl w:val="1"/>
          <w:numId w:val="40"/>
        </w:numPr>
      </w:pPr>
      <w:r w:rsidRPr="00DB728E">
        <w:t>Helps reduce no-shows</w:t>
      </w:r>
    </w:p>
    <w:p w14:paraId="727BFE6A" w14:textId="63E48CB9" w:rsidR="00DB728E" w:rsidRPr="00DB728E" w:rsidRDefault="00DB728E">
      <w:pPr>
        <w:pStyle w:val="ListParagraph"/>
        <w:numPr>
          <w:ilvl w:val="1"/>
          <w:numId w:val="40"/>
        </w:numPr>
      </w:pPr>
      <w:r w:rsidRPr="00DB728E">
        <w:t>Sent via in-app notification and email</w:t>
      </w:r>
    </w:p>
    <w:p w14:paraId="2BFED7DE" w14:textId="77777777" w:rsidR="00DB728E" w:rsidRDefault="00DB728E" w:rsidP="00DB728E"/>
    <w:p w14:paraId="20EE50C0" w14:textId="39F25C57" w:rsidR="00DB728E" w:rsidRPr="001959F9" w:rsidRDefault="00DB728E" w:rsidP="00DB728E">
      <w:pPr>
        <w:ind w:left="0"/>
        <w:rPr>
          <w:b/>
          <w:bCs/>
          <w:sz w:val="28"/>
          <w:szCs w:val="28"/>
        </w:rPr>
      </w:pPr>
      <w:r>
        <w:t xml:space="preserve">       </w:t>
      </w:r>
      <w:r w:rsidRPr="00DB728E">
        <w:t xml:space="preserve"> </w:t>
      </w:r>
      <w:r w:rsidRPr="001959F9">
        <w:rPr>
          <w:b/>
          <w:bCs/>
          <w:sz w:val="28"/>
          <w:szCs w:val="28"/>
        </w:rPr>
        <w:t>2.10.5 Auto-Complete Bookings (System Automated)</w:t>
      </w:r>
    </w:p>
    <w:p w14:paraId="1922A28C" w14:textId="77777777" w:rsidR="00DB728E" w:rsidRDefault="00DB728E" w:rsidP="00DB728E"/>
    <w:p w14:paraId="1F09B392" w14:textId="61A70262" w:rsidR="00DB728E" w:rsidRDefault="00DB728E">
      <w:pPr>
        <w:pStyle w:val="ListParagraph"/>
        <w:numPr>
          <w:ilvl w:val="1"/>
          <w:numId w:val="41"/>
        </w:numPr>
      </w:pPr>
      <w:r w:rsidRPr="00DB728E">
        <w:t xml:space="preserve">Bookings marked as "Completed" after slot time </w:t>
      </w:r>
    </w:p>
    <w:p w14:paraId="2EC5D91B" w14:textId="568DCE81" w:rsidR="00DB728E" w:rsidRDefault="00DB728E">
      <w:pPr>
        <w:pStyle w:val="ListParagraph"/>
        <w:numPr>
          <w:ilvl w:val="1"/>
          <w:numId w:val="41"/>
        </w:numPr>
      </w:pPr>
      <w:r w:rsidRPr="00DB728E">
        <w:t>User can submit review after completion</w:t>
      </w:r>
    </w:p>
    <w:p w14:paraId="332CC9F1" w14:textId="3A0A6227" w:rsidR="00DB728E" w:rsidRPr="00825E3B" w:rsidRDefault="00DB728E">
      <w:pPr>
        <w:pStyle w:val="ListParagraph"/>
        <w:numPr>
          <w:ilvl w:val="1"/>
          <w:numId w:val="41"/>
        </w:numPr>
        <w:rPr>
          <w:rFonts w:ascii="Times New Roman" w:hAnsi="Times New Roman" w:cs="Times New Roman"/>
        </w:rPr>
      </w:pPr>
      <w:r w:rsidRPr="00DB728E">
        <w:t>Enables accurate reporting</w:t>
      </w:r>
    </w:p>
    <w:p w14:paraId="20FAD2BD" w14:textId="77777777" w:rsidR="00825E3B" w:rsidRDefault="00825E3B" w:rsidP="00825E3B"/>
    <w:p w14:paraId="4F6B14DD" w14:textId="77777777" w:rsidR="00825E3B" w:rsidRDefault="00825E3B" w:rsidP="00825E3B"/>
    <w:p w14:paraId="2556C7AD" w14:textId="77777777" w:rsidR="00825E3B" w:rsidRDefault="00825E3B" w:rsidP="00825E3B"/>
    <w:p w14:paraId="0F44DCF3" w14:textId="77777777" w:rsidR="00825E3B" w:rsidRPr="00825E3B" w:rsidRDefault="00825E3B" w:rsidP="00825E3B"/>
    <w:p w14:paraId="29126B63" w14:textId="77777777" w:rsidR="000D100D" w:rsidRDefault="000D100D" w:rsidP="000D100D">
      <w:pPr>
        <w:pStyle w:val="ListParagraph"/>
        <w:ind w:left="622"/>
        <w:rPr>
          <w:sz w:val="36"/>
          <w:szCs w:val="36"/>
        </w:rPr>
      </w:pPr>
    </w:p>
    <w:p w14:paraId="3D2ACC33" w14:textId="77777777" w:rsidR="000D100D" w:rsidRDefault="000D100D" w:rsidP="000D100D">
      <w:pPr>
        <w:pStyle w:val="ListParagraph"/>
        <w:ind w:left="622"/>
        <w:rPr>
          <w:sz w:val="36"/>
          <w:szCs w:val="36"/>
        </w:rPr>
      </w:pPr>
    </w:p>
    <w:p w14:paraId="29FAFEA1" w14:textId="664C826B" w:rsidR="00825E3B" w:rsidRPr="001959F9" w:rsidRDefault="000D100D">
      <w:pPr>
        <w:pStyle w:val="ListParagraph"/>
        <w:numPr>
          <w:ilvl w:val="1"/>
          <w:numId w:val="69"/>
        </w:numPr>
        <w:rPr>
          <w:b/>
          <w:bCs/>
          <w:sz w:val="36"/>
          <w:szCs w:val="36"/>
        </w:rPr>
      </w:pPr>
      <w:r w:rsidRPr="001959F9">
        <w:rPr>
          <w:b/>
          <w:bCs/>
          <w:sz w:val="36"/>
          <w:szCs w:val="36"/>
        </w:rPr>
        <w:lastRenderedPageBreak/>
        <w:t xml:space="preserve"> </w:t>
      </w:r>
      <w:r w:rsidR="00825E3B" w:rsidRPr="001959F9">
        <w:rPr>
          <w:b/>
          <w:bCs/>
          <w:sz w:val="36"/>
          <w:szCs w:val="36"/>
        </w:rPr>
        <w:t>Payment Processing Module</w:t>
      </w:r>
    </w:p>
    <w:p w14:paraId="10B8B6DC" w14:textId="13C674E5" w:rsidR="00825E3B" w:rsidRPr="00825E3B" w:rsidRDefault="00825E3B">
      <w:pPr>
        <w:pStyle w:val="ListParagraph"/>
        <w:numPr>
          <w:ilvl w:val="1"/>
          <w:numId w:val="42"/>
        </w:numPr>
      </w:pPr>
      <w:r w:rsidRPr="00825E3B">
        <w:t xml:space="preserve">Secure online payment gateway integration </w:t>
      </w:r>
    </w:p>
    <w:p w14:paraId="0B82BF58" w14:textId="1ACD90C2" w:rsidR="00825E3B" w:rsidRPr="00825E3B" w:rsidRDefault="00825E3B">
      <w:pPr>
        <w:pStyle w:val="ListParagraph"/>
        <w:numPr>
          <w:ilvl w:val="1"/>
          <w:numId w:val="42"/>
        </w:numPr>
      </w:pPr>
      <w:r w:rsidRPr="00825E3B">
        <w:t xml:space="preserve">Multiple payment methods supported </w:t>
      </w:r>
    </w:p>
    <w:p w14:paraId="5AF6CB33" w14:textId="0E2A08F8" w:rsidR="00825E3B" w:rsidRPr="00825E3B" w:rsidRDefault="00825E3B">
      <w:pPr>
        <w:pStyle w:val="ListParagraph"/>
        <w:numPr>
          <w:ilvl w:val="1"/>
          <w:numId w:val="42"/>
        </w:numPr>
      </w:pPr>
      <w:r w:rsidRPr="00825E3B">
        <w:t xml:space="preserve">Transaction tracking with unique IDs </w:t>
      </w:r>
    </w:p>
    <w:p w14:paraId="12F31928" w14:textId="1A7B8992" w:rsidR="00825E3B" w:rsidRPr="00825E3B" w:rsidRDefault="00825E3B">
      <w:pPr>
        <w:pStyle w:val="ListParagraph"/>
        <w:numPr>
          <w:ilvl w:val="1"/>
          <w:numId w:val="42"/>
        </w:numPr>
      </w:pPr>
      <w:r w:rsidRPr="00825E3B">
        <w:t xml:space="preserve">Payment receipts generation </w:t>
      </w:r>
    </w:p>
    <w:p w14:paraId="3A7D338B" w14:textId="3DFEECF8" w:rsidR="00825E3B" w:rsidRPr="00825E3B" w:rsidRDefault="00825E3B">
      <w:pPr>
        <w:pStyle w:val="ListParagraph"/>
        <w:numPr>
          <w:ilvl w:val="1"/>
          <w:numId w:val="42"/>
        </w:numPr>
      </w:pPr>
      <w:r w:rsidRPr="00825E3B">
        <w:t xml:space="preserve">Failed payment retry mechanism </w:t>
      </w:r>
    </w:p>
    <w:p w14:paraId="3C73124E" w14:textId="3AC463BB" w:rsidR="00825E3B" w:rsidRPr="00825E3B" w:rsidRDefault="00825E3B">
      <w:pPr>
        <w:pStyle w:val="ListParagraph"/>
        <w:numPr>
          <w:ilvl w:val="1"/>
          <w:numId w:val="42"/>
        </w:numPr>
        <w:rPr>
          <w:rFonts w:ascii="Times New Roman" w:hAnsi="Times New Roman" w:cs="Times New Roman"/>
        </w:rPr>
      </w:pPr>
      <w:r w:rsidRPr="00825E3B">
        <w:t xml:space="preserve">PCI DSS compliant security    </w:t>
      </w:r>
    </w:p>
    <w:p w14:paraId="1DB4CC0B" w14:textId="77777777" w:rsidR="00825E3B" w:rsidRDefault="00825E3B" w:rsidP="00DB728E">
      <w:pPr>
        <w:pStyle w:val="ListParagraph"/>
        <w:ind w:left="2061"/>
      </w:pPr>
    </w:p>
    <w:p w14:paraId="15E4290D" w14:textId="77777777" w:rsidR="00825E3B" w:rsidRDefault="00825E3B" w:rsidP="00DB728E">
      <w:pPr>
        <w:pStyle w:val="ListParagraph"/>
        <w:ind w:left="2061"/>
      </w:pPr>
    </w:p>
    <w:p w14:paraId="3BF416F8" w14:textId="1FC028FA" w:rsidR="00825E3B" w:rsidRPr="001959F9" w:rsidRDefault="00825E3B" w:rsidP="00825E3B">
      <w:pPr>
        <w:ind w:left="0"/>
        <w:rPr>
          <w:b/>
          <w:bCs/>
          <w:sz w:val="28"/>
          <w:szCs w:val="28"/>
        </w:rPr>
      </w:pPr>
      <w:r>
        <w:rPr>
          <w:sz w:val="28"/>
          <w:szCs w:val="28"/>
        </w:rPr>
        <w:t xml:space="preserve">      </w:t>
      </w:r>
      <w:r w:rsidRPr="001959F9">
        <w:rPr>
          <w:b/>
          <w:bCs/>
          <w:sz w:val="28"/>
          <w:szCs w:val="28"/>
        </w:rPr>
        <w:t xml:space="preserve">2.11.1 Process Payment (User) </w:t>
      </w:r>
    </w:p>
    <w:p w14:paraId="350DF6DF" w14:textId="77777777" w:rsidR="00825E3B" w:rsidRDefault="00825E3B" w:rsidP="00825E3B"/>
    <w:p w14:paraId="16FD1A9F" w14:textId="3728DDEC" w:rsidR="00825E3B" w:rsidRPr="00570681" w:rsidRDefault="00570681" w:rsidP="00825E3B">
      <w:pPr>
        <w:rPr>
          <w:sz w:val="22"/>
          <w:szCs w:val="22"/>
        </w:rPr>
      </w:pPr>
      <w:r w:rsidRPr="00570681">
        <w:rPr>
          <w:sz w:val="22"/>
          <w:szCs w:val="22"/>
        </w:rPr>
        <w:t>1. Multiple payment options:</w:t>
      </w:r>
    </w:p>
    <w:p w14:paraId="746720C0" w14:textId="32A0AFF8" w:rsidR="00570681" w:rsidRPr="00570681" w:rsidRDefault="00570681">
      <w:pPr>
        <w:pStyle w:val="ListParagraph"/>
        <w:numPr>
          <w:ilvl w:val="0"/>
          <w:numId w:val="43"/>
        </w:numPr>
        <w:rPr>
          <w:rFonts w:ascii="Times New Roman" w:hAnsi="Times New Roman" w:cs="Times New Roman"/>
        </w:rPr>
      </w:pPr>
      <w:r w:rsidRPr="00570681">
        <w:rPr>
          <w:rFonts w:ascii="Times New Roman" w:hAnsi="Times New Roman" w:cs="Times New Roman"/>
        </w:rPr>
        <w:t>Credit/Debit Cards</w:t>
      </w:r>
    </w:p>
    <w:p w14:paraId="1514494E" w14:textId="5B2F4D20" w:rsidR="00570681" w:rsidRPr="00570681" w:rsidRDefault="00570681">
      <w:pPr>
        <w:pStyle w:val="ListParagraph"/>
        <w:numPr>
          <w:ilvl w:val="0"/>
          <w:numId w:val="43"/>
        </w:numPr>
        <w:rPr>
          <w:rFonts w:ascii="Times New Roman" w:hAnsi="Times New Roman" w:cs="Times New Roman"/>
        </w:rPr>
      </w:pPr>
      <w:r w:rsidRPr="00570681">
        <w:rPr>
          <w:rFonts w:ascii="Times New Roman" w:hAnsi="Times New Roman" w:cs="Times New Roman"/>
        </w:rPr>
        <w:t xml:space="preserve">UPI (Google Pay, </w:t>
      </w:r>
      <w:proofErr w:type="spellStart"/>
      <w:r w:rsidRPr="00570681">
        <w:rPr>
          <w:rFonts w:ascii="Times New Roman" w:hAnsi="Times New Roman" w:cs="Times New Roman"/>
        </w:rPr>
        <w:t>PhonePe</w:t>
      </w:r>
      <w:proofErr w:type="spellEnd"/>
      <w:r w:rsidRPr="00570681">
        <w:rPr>
          <w:rFonts w:ascii="Times New Roman" w:hAnsi="Times New Roman" w:cs="Times New Roman"/>
        </w:rPr>
        <w:t xml:space="preserve">, Paytm) </w:t>
      </w:r>
    </w:p>
    <w:p w14:paraId="0E58B313" w14:textId="1FCDE310" w:rsidR="00570681" w:rsidRPr="00570681" w:rsidRDefault="00570681">
      <w:pPr>
        <w:pStyle w:val="ListParagraph"/>
        <w:numPr>
          <w:ilvl w:val="0"/>
          <w:numId w:val="43"/>
        </w:numPr>
        <w:rPr>
          <w:rFonts w:ascii="Times New Roman" w:hAnsi="Times New Roman" w:cs="Times New Roman"/>
        </w:rPr>
      </w:pPr>
      <w:r w:rsidRPr="00570681">
        <w:rPr>
          <w:rFonts w:ascii="Times New Roman" w:hAnsi="Times New Roman" w:cs="Times New Roman"/>
        </w:rPr>
        <w:t xml:space="preserve">Net Banking </w:t>
      </w:r>
    </w:p>
    <w:p w14:paraId="5900B0BC" w14:textId="6B8CA82B" w:rsidR="00570681" w:rsidRPr="00570681" w:rsidRDefault="00570681">
      <w:pPr>
        <w:pStyle w:val="ListParagraph"/>
        <w:numPr>
          <w:ilvl w:val="0"/>
          <w:numId w:val="43"/>
        </w:numPr>
        <w:rPr>
          <w:rFonts w:ascii="Times New Roman" w:hAnsi="Times New Roman" w:cs="Times New Roman"/>
        </w:rPr>
      </w:pPr>
      <w:r w:rsidRPr="00570681">
        <w:rPr>
          <w:rFonts w:ascii="Times New Roman" w:hAnsi="Times New Roman" w:cs="Times New Roman"/>
        </w:rPr>
        <w:t>Digital Wallets</w:t>
      </w:r>
    </w:p>
    <w:p w14:paraId="059B5104" w14:textId="77777777" w:rsidR="00570681" w:rsidRPr="00570681" w:rsidRDefault="00570681" w:rsidP="00570681">
      <w:pPr>
        <w:rPr>
          <w:sz w:val="22"/>
          <w:szCs w:val="22"/>
        </w:rPr>
      </w:pPr>
      <w:r w:rsidRPr="00570681">
        <w:rPr>
          <w:sz w:val="22"/>
          <w:szCs w:val="22"/>
        </w:rPr>
        <w:t xml:space="preserve">2. Secure HTTPS encrypted transactions </w:t>
      </w:r>
    </w:p>
    <w:p w14:paraId="6882B757" w14:textId="79C063FC" w:rsidR="00570681" w:rsidRPr="00570681" w:rsidRDefault="00570681" w:rsidP="00570681">
      <w:pPr>
        <w:rPr>
          <w:sz w:val="22"/>
          <w:szCs w:val="22"/>
        </w:rPr>
      </w:pPr>
      <w:r w:rsidRPr="00570681">
        <w:rPr>
          <w:sz w:val="22"/>
          <w:szCs w:val="22"/>
        </w:rPr>
        <w:t xml:space="preserve"> Unique transaction ID generated</w:t>
      </w:r>
    </w:p>
    <w:p w14:paraId="60B4B08B" w14:textId="0E1F8914" w:rsidR="00DB728E" w:rsidRPr="00570681" w:rsidRDefault="00570681" w:rsidP="00570681">
      <w:r w:rsidRPr="00570681">
        <w:rPr>
          <w:sz w:val="22"/>
          <w:szCs w:val="22"/>
        </w:rPr>
        <w:t>3. Payment confirmation instant</w:t>
      </w:r>
    </w:p>
    <w:p w14:paraId="1DEECD44" w14:textId="2A1C3A0D" w:rsidR="00DB728E" w:rsidRDefault="00570681" w:rsidP="00DB728E">
      <w:pPr>
        <w:ind w:left="0"/>
        <w:rPr>
          <w:sz w:val="36"/>
          <w:szCs w:val="36"/>
        </w:rPr>
      </w:pPr>
      <w:r>
        <w:rPr>
          <w:sz w:val="36"/>
          <w:szCs w:val="36"/>
        </w:rPr>
        <w:t xml:space="preserve">   </w:t>
      </w:r>
    </w:p>
    <w:p w14:paraId="5E7ED2EF" w14:textId="77777777" w:rsidR="00570681" w:rsidRPr="001959F9" w:rsidRDefault="00570681" w:rsidP="00DB728E">
      <w:pPr>
        <w:ind w:left="0"/>
        <w:rPr>
          <w:b/>
          <w:bCs/>
          <w:sz w:val="28"/>
          <w:szCs w:val="28"/>
        </w:rPr>
      </w:pPr>
      <w:r w:rsidRPr="00570681">
        <w:rPr>
          <w:sz w:val="28"/>
          <w:szCs w:val="28"/>
        </w:rPr>
        <w:t xml:space="preserve">    </w:t>
      </w:r>
      <w:r w:rsidRPr="001959F9">
        <w:rPr>
          <w:b/>
          <w:bCs/>
          <w:sz w:val="28"/>
          <w:szCs w:val="28"/>
        </w:rPr>
        <w:t>2.11.2 Payment History (User)</w:t>
      </w:r>
    </w:p>
    <w:p w14:paraId="5C6B3C94" w14:textId="77777777" w:rsidR="00570681" w:rsidRPr="00570681" w:rsidRDefault="00570681" w:rsidP="00DB728E">
      <w:pPr>
        <w:ind w:left="0"/>
        <w:rPr>
          <w:sz w:val="28"/>
          <w:szCs w:val="28"/>
        </w:rPr>
      </w:pPr>
    </w:p>
    <w:p w14:paraId="37BAF7C4" w14:textId="3D2AB514" w:rsidR="00570681" w:rsidRPr="00570681" w:rsidRDefault="00570681">
      <w:pPr>
        <w:pStyle w:val="ListParagraph"/>
        <w:numPr>
          <w:ilvl w:val="1"/>
          <w:numId w:val="44"/>
        </w:numPr>
      </w:pPr>
      <w:r w:rsidRPr="00570681">
        <w:t>View all payment transactions</w:t>
      </w:r>
    </w:p>
    <w:p w14:paraId="2BD6B543" w14:textId="747011AA" w:rsidR="00570681" w:rsidRPr="00570681" w:rsidRDefault="00570681">
      <w:pPr>
        <w:pStyle w:val="ListParagraph"/>
        <w:numPr>
          <w:ilvl w:val="1"/>
          <w:numId w:val="44"/>
        </w:numPr>
      </w:pPr>
      <w:r w:rsidRPr="00570681">
        <w:t xml:space="preserve">Filter by date, status, method </w:t>
      </w:r>
    </w:p>
    <w:p w14:paraId="4D921F82" w14:textId="695DCECD" w:rsidR="00570681" w:rsidRPr="00570681" w:rsidRDefault="00570681">
      <w:pPr>
        <w:pStyle w:val="ListParagraph"/>
        <w:numPr>
          <w:ilvl w:val="1"/>
          <w:numId w:val="44"/>
        </w:numPr>
      </w:pPr>
      <w:r w:rsidRPr="00570681">
        <w:t xml:space="preserve">Search by transaction ID </w:t>
      </w:r>
    </w:p>
    <w:p w14:paraId="4A597EF0" w14:textId="61EEBDFE" w:rsidR="00570681" w:rsidRDefault="00570681">
      <w:pPr>
        <w:pStyle w:val="ListParagraph"/>
        <w:numPr>
          <w:ilvl w:val="1"/>
          <w:numId w:val="44"/>
        </w:numPr>
      </w:pPr>
      <w:r w:rsidRPr="00570681">
        <w:t>Download payment receipts as PDF</w:t>
      </w:r>
    </w:p>
    <w:p w14:paraId="4E0BD253" w14:textId="77777777" w:rsidR="00570681" w:rsidRDefault="00570681" w:rsidP="00570681">
      <w:pPr>
        <w:pStyle w:val="ListParagraph"/>
        <w:ind w:left="2061"/>
      </w:pPr>
    </w:p>
    <w:p w14:paraId="6EC514BF" w14:textId="77777777" w:rsidR="00570681" w:rsidRPr="001959F9" w:rsidRDefault="00570681" w:rsidP="00570681">
      <w:pPr>
        <w:ind w:left="0"/>
        <w:rPr>
          <w:b/>
          <w:bCs/>
          <w:sz w:val="28"/>
          <w:szCs w:val="28"/>
        </w:rPr>
      </w:pPr>
      <w:r w:rsidRPr="001959F9">
        <w:rPr>
          <w:b/>
          <w:bCs/>
        </w:rPr>
        <w:t xml:space="preserve">     </w:t>
      </w:r>
      <w:r w:rsidRPr="001959F9">
        <w:rPr>
          <w:b/>
          <w:bCs/>
          <w:sz w:val="28"/>
          <w:szCs w:val="28"/>
        </w:rPr>
        <w:t xml:space="preserve">2.11.3 Retry Failed Payments (User) </w:t>
      </w:r>
    </w:p>
    <w:p w14:paraId="39E270EC" w14:textId="77777777" w:rsidR="00570681" w:rsidRPr="00570681" w:rsidRDefault="00570681" w:rsidP="00570681">
      <w:pPr>
        <w:ind w:left="0"/>
        <w:rPr>
          <w:sz w:val="28"/>
          <w:szCs w:val="28"/>
        </w:rPr>
      </w:pPr>
    </w:p>
    <w:p w14:paraId="51ACD6B2" w14:textId="798EE6CC" w:rsidR="00570681" w:rsidRPr="00570681" w:rsidRDefault="00570681">
      <w:pPr>
        <w:pStyle w:val="ListParagraph"/>
        <w:numPr>
          <w:ilvl w:val="1"/>
          <w:numId w:val="45"/>
        </w:numPr>
      </w:pPr>
      <w:r w:rsidRPr="00570681">
        <w:t xml:space="preserve">If payment fails, user can retry </w:t>
      </w:r>
    </w:p>
    <w:p w14:paraId="3DB27C46" w14:textId="6980EA27" w:rsidR="00570681" w:rsidRPr="00570681" w:rsidRDefault="00570681">
      <w:pPr>
        <w:pStyle w:val="ListParagraph"/>
        <w:numPr>
          <w:ilvl w:val="1"/>
          <w:numId w:val="45"/>
        </w:numPr>
      </w:pPr>
      <w:r w:rsidRPr="00570681">
        <w:t>Maximum 3 retry attempts</w:t>
      </w:r>
    </w:p>
    <w:p w14:paraId="2350A992" w14:textId="299AE475" w:rsidR="00570681" w:rsidRPr="00570681" w:rsidRDefault="00570681">
      <w:pPr>
        <w:pStyle w:val="ListParagraph"/>
        <w:numPr>
          <w:ilvl w:val="1"/>
          <w:numId w:val="45"/>
        </w:numPr>
      </w:pPr>
      <w:r w:rsidRPr="00570681">
        <w:t xml:space="preserve">Different payment method can be chosen </w:t>
      </w:r>
    </w:p>
    <w:p w14:paraId="6B442DAC" w14:textId="65CE3AEE" w:rsidR="00570681" w:rsidRDefault="00570681">
      <w:pPr>
        <w:pStyle w:val="ListParagraph"/>
        <w:numPr>
          <w:ilvl w:val="1"/>
          <w:numId w:val="45"/>
        </w:numPr>
      </w:pPr>
      <w:r w:rsidRPr="00570681">
        <w:t>Original booking remains valid during retry</w:t>
      </w:r>
    </w:p>
    <w:p w14:paraId="3EDA99C3" w14:textId="77777777" w:rsidR="00570681" w:rsidRDefault="00570681" w:rsidP="00570681">
      <w:pPr>
        <w:pStyle w:val="ListParagraph"/>
        <w:ind w:left="2061"/>
      </w:pPr>
    </w:p>
    <w:p w14:paraId="5B0B8CAA" w14:textId="77777777" w:rsidR="00570681" w:rsidRPr="001959F9" w:rsidRDefault="00570681" w:rsidP="00570681">
      <w:pPr>
        <w:ind w:left="0"/>
        <w:rPr>
          <w:b/>
          <w:bCs/>
        </w:rPr>
      </w:pPr>
      <w:r>
        <w:t xml:space="preserve">    </w:t>
      </w:r>
      <w:r w:rsidRPr="001959F9">
        <w:rPr>
          <w:b/>
          <w:bCs/>
          <w:sz w:val="28"/>
          <w:szCs w:val="28"/>
        </w:rPr>
        <w:t>2.11.4 Payment Receipts (User)</w:t>
      </w:r>
      <w:r w:rsidRPr="001959F9">
        <w:rPr>
          <w:b/>
          <w:bCs/>
        </w:rPr>
        <w:t xml:space="preserve"> </w:t>
      </w:r>
    </w:p>
    <w:p w14:paraId="3308AF0A" w14:textId="77777777" w:rsidR="00570681" w:rsidRDefault="00570681" w:rsidP="00570681">
      <w:pPr>
        <w:ind w:left="0"/>
      </w:pPr>
    </w:p>
    <w:p w14:paraId="216C9420" w14:textId="64DF2121" w:rsidR="00570681" w:rsidRPr="00570681" w:rsidRDefault="00570681">
      <w:pPr>
        <w:pStyle w:val="ListParagraph"/>
        <w:numPr>
          <w:ilvl w:val="1"/>
          <w:numId w:val="46"/>
        </w:numPr>
      </w:pPr>
      <w:r w:rsidRPr="00570681">
        <w:t>Download detailed receipt in PDF format</w:t>
      </w:r>
    </w:p>
    <w:p w14:paraId="5C8DB0D5" w14:textId="742261A2" w:rsidR="00570681" w:rsidRPr="00570681" w:rsidRDefault="00570681">
      <w:pPr>
        <w:pStyle w:val="ListParagraph"/>
        <w:numPr>
          <w:ilvl w:val="1"/>
          <w:numId w:val="46"/>
        </w:numPr>
      </w:pPr>
      <w:r w:rsidRPr="00570681">
        <w:t>Contains transaction ID, booking details, amount</w:t>
      </w:r>
    </w:p>
    <w:p w14:paraId="372D46DA" w14:textId="0AA774BF" w:rsidR="00570681" w:rsidRPr="00570681" w:rsidRDefault="00570681">
      <w:pPr>
        <w:pStyle w:val="ListParagraph"/>
        <w:numPr>
          <w:ilvl w:val="1"/>
          <w:numId w:val="46"/>
        </w:numPr>
      </w:pPr>
      <w:r w:rsidRPr="00570681">
        <w:t>Company GST details included</w:t>
      </w:r>
    </w:p>
    <w:p w14:paraId="643F60CC" w14:textId="705BAFDC" w:rsidR="00570681" w:rsidRDefault="00570681">
      <w:pPr>
        <w:pStyle w:val="ListParagraph"/>
        <w:numPr>
          <w:ilvl w:val="1"/>
          <w:numId w:val="46"/>
        </w:numPr>
      </w:pPr>
      <w:r w:rsidRPr="00570681">
        <w:t>Receipt sent via email automatically</w:t>
      </w:r>
    </w:p>
    <w:p w14:paraId="243470E1" w14:textId="77777777" w:rsidR="00623AC8" w:rsidRDefault="00623AC8" w:rsidP="00623AC8"/>
    <w:p w14:paraId="1776581F" w14:textId="77777777" w:rsidR="00623AC8" w:rsidRDefault="00623AC8" w:rsidP="00623AC8"/>
    <w:p w14:paraId="401B3F1F" w14:textId="77777777" w:rsidR="000D100D" w:rsidRDefault="000D100D" w:rsidP="000D100D">
      <w:pPr>
        <w:pStyle w:val="ListParagraph"/>
        <w:ind w:left="622"/>
        <w:rPr>
          <w:sz w:val="36"/>
          <w:szCs w:val="36"/>
        </w:rPr>
      </w:pPr>
    </w:p>
    <w:p w14:paraId="79EE967D" w14:textId="77777777" w:rsidR="000D100D" w:rsidRDefault="000D100D" w:rsidP="000D100D">
      <w:pPr>
        <w:pStyle w:val="ListParagraph"/>
        <w:ind w:left="622"/>
        <w:rPr>
          <w:sz w:val="36"/>
          <w:szCs w:val="36"/>
        </w:rPr>
      </w:pPr>
    </w:p>
    <w:p w14:paraId="21CFA558" w14:textId="77382309" w:rsidR="00A74F26" w:rsidRPr="001959F9" w:rsidRDefault="000D100D">
      <w:pPr>
        <w:pStyle w:val="ListParagraph"/>
        <w:numPr>
          <w:ilvl w:val="1"/>
          <w:numId w:val="68"/>
        </w:numPr>
        <w:rPr>
          <w:b/>
          <w:bCs/>
          <w:sz w:val="36"/>
          <w:szCs w:val="36"/>
        </w:rPr>
      </w:pPr>
      <w:r w:rsidRPr="001959F9">
        <w:rPr>
          <w:b/>
          <w:bCs/>
          <w:sz w:val="36"/>
          <w:szCs w:val="36"/>
        </w:rPr>
        <w:t xml:space="preserve"> </w:t>
      </w:r>
      <w:r w:rsidR="00A74F26" w:rsidRPr="001959F9">
        <w:rPr>
          <w:b/>
          <w:bCs/>
          <w:sz w:val="36"/>
          <w:szCs w:val="36"/>
        </w:rPr>
        <w:t>Refund Management Module</w:t>
      </w:r>
    </w:p>
    <w:p w14:paraId="117A0194" w14:textId="77777777" w:rsidR="000D100D" w:rsidRPr="00A74F26" w:rsidRDefault="000D100D" w:rsidP="000D100D">
      <w:pPr>
        <w:pStyle w:val="ListParagraph"/>
        <w:ind w:left="1342"/>
        <w:rPr>
          <w:sz w:val="36"/>
          <w:szCs w:val="36"/>
        </w:rPr>
      </w:pPr>
    </w:p>
    <w:p w14:paraId="5BC6C4C2" w14:textId="340F6110" w:rsidR="00A74F26" w:rsidRDefault="00A74F26">
      <w:pPr>
        <w:pStyle w:val="ListParagraph"/>
        <w:numPr>
          <w:ilvl w:val="1"/>
          <w:numId w:val="47"/>
        </w:numPr>
        <w:rPr>
          <w:rFonts w:ascii="Times New Roman" w:hAnsi="Times New Roman" w:cs="Times New Roman"/>
          <w:lang w:val="en-GB"/>
        </w:rPr>
      </w:pPr>
      <w:r w:rsidRPr="00A74F26">
        <w:rPr>
          <w:rFonts w:ascii="Times New Roman" w:hAnsi="Times New Roman" w:cs="Times New Roman"/>
          <w:lang w:val="en-GB"/>
        </w:rPr>
        <w:t>Users can request refunds for cancelled bookings</w:t>
      </w:r>
    </w:p>
    <w:p w14:paraId="3D7B0970" w14:textId="4C9765E4" w:rsidR="00A74F26" w:rsidRDefault="00A74F26">
      <w:pPr>
        <w:pStyle w:val="ListParagraph"/>
        <w:numPr>
          <w:ilvl w:val="1"/>
          <w:numId w:val="47"/>
        </w:numPr>
        <w:rPr>
          <w:rFonts w:ascii="Times New Roman" w:hAnsi="Times New Roman" w:cs="Times New Roman"/>
          <w:lang w:val="en-GB"/>
        </w:rPr>
      </w:pPr>
      <w:r w:rsidRPr="00A74F26">
        <w:rPr>
          <w:rFonts w:ascii="Times New Roman" w:hAnsi="Times New Roman" w:cs="Times New Roman"/>
          <w:lang w:val="en-GB"/>
        </w:rPr>
        <w:t>Admin reviews and approves refund requests</w:t>
      </w:r>
    </w:p>
    <w:p w14:paraId="2CD3FBDB" w14:textId="3ADA606E" w:rsidR="00A74F26" w:rsidRDefault="00A74F26">
      <w:pPr>
        <w:pStyle w:val="ListParagraph"/>
        <w:numPr>
          <w:ilvl w:val="1"/>
          <w:numId w:val="47"/>
        </w:numPr>
        <w:rPr>
          <w:rFonts w:ascii="Times New Roman" w:hAnsi="Times New Roman" w:cs="Times New Roman"/>
          <w:lang w:val="en-GB"/>
        </w:rPr>
      </w:pPr>
      <w:r w:rsidRPr="00A74F26">
        <w:rPr>
          <w:rFonts w:ascii="Times New Roman" w:hAnsi="Times New Roman" w:cs="Times New Roman"/>
          <w:lang w:val="en-GB"/>
        </w:rPr>
        <w:t>Refund amount calculated based on cancellation policy</w:t>
      </w:r>
    </w:p>
    <w:p w14:paraId="368732C0" w14:textId="5C3FDCBB" w:rsidR="00A74F26" w:rsidRDefault="00A74F26">
      <w:pPr>
        <w:pStyle w:val="ListParagraph"/>
        <w:numPr>
          <w:ilvl w:val="1"/>
          <w:numId w:val="47"/>
        </w:numPr>
        <w:rPr>
          <w:rFonts w:ascii="Times New Roman" w:hAnsi="Times New Roman" w:cs="Times New Roman"/>
          <w:lang w:val="en-GB"/>
        </w:rPr>
      </w:pPr>
      <w:r w:rsidRPr="00A74F26">
        <w:rPr>
          <w:rFonts w:ascii="Times New Roman" w:hAnsi="Times New Roman" w:cs="Times New Roman"/>
          <w:lang w:val="en-GB"/>
        </w:rPr>
        <w:t xml:space="preserve">Refund status tracking: Pending, Approved, Completed </w:t>
      </w:r>
    </w:p>
    <w:p w14:paraId="127413FB" w14:textId="1903E2B4" w:rsidR="00A74F26" w:rsidRDefault="00A74F26">
      <w:pPr>
        <w:pStyle w:val="ListParagraph"/>
        <w:numPr>
          <w:ilvl w:val="1"/>
          <w:numId w:val="47"/>
        </w:numPr>
        <w:rPr>
          <w:rFonts w:ascii="Times New Roman" w:hAnsi="Times New Roman" w:cs="Times New Roman"/>
          <w:lang w:val="en-GB"/>
        </w:rPr>
      </w:pPr>
      <w:r w:rsidRPr="00A74F26">
        <w:rPr>
          <w:rFonts w:ascii="Times New Roman" w:hAnsi="Times New Roman" w:cs="Times New Roman"/>
          <w:lang w:val="en-GB"/>
        </w:rPr>
        <w:t xml:space="preserve">Processing time: 5-7 business days </w:t>
      </w:r>
    </w:p>
    <w:p w14:paraId="4E1284B7" w14:textId="451CD507" w:rsidR="00A74F26" w:rsidRPr="00A74F26" w:rsidRDefault="00A74F26">
      <w:pPr>
        <w:pStyle w:val="ListParagraph"/>
        <w:numPr>
          <w:ilvl w:val="1"/>
          <w:numId w:val="47"/>
        </w:numPr>
        <w:rPr>
          <w:rFonts w:ascii="Times New Roman" w:hAnsi="Times New Roman" w:cs="Times New Roman"/>
        </w:rPr>
      </w:pPr>
      <w:r w:rsidRPr="00A74F26">
        <w:rPr>
          <w:rFonts w:ascii="Times New Roman" w:hAnsi="Times New Roman" w:cs="Times New Roman"/>
          <w:lang w:val="en-GB"/>
        </w:rPr>
        <w:t>Transparent refund workflow</w:t>
      </w:r>
    </w:p>
    <w:p w14:paraId="4AC2D2D5" w14:textId="77777777" w:rsidR="00A74F26" w:rsidRPr="001959F9" w:rsidRDefault="00A74F26" w:rsidP="00A74F26">
      <w:pPr>
        <w:ind w:left="0"/>
        <w:rPr>
          <w:b/>
          <w:bCs/>
          <w:sz w:val="28"/>
          <w:szCs w:val="28"/>
        </w:rPr>
      </w:pPr>
      <w:r w:rsidRPr="001959F9">
        <w:rPr>
          <w:b/>
          <w:bCs/>
        </w:rPr>
        <w:t xml:space="preserve">           </w:t>
      </w:r>
      <w:r w:rsidRPr="001959F9">
        <w:rPr>
          <w:b/>
          <w:bCs/>
          <w:sz w:val="28"/>
          <w:szCs w:val="28"/>
        </w:rPr>
        <w:t>2.12.1 Submit Refund Request (User)</w:t>
      </w:r>
    </w:p>
    <w:p w14:paraId="355D9062" w14:textId="77777777" w:rsidR="00A74F26" w:rsidRDefault="00A74F26" w:rsidP="00A74F26">
      <w:pPr>
        <w:ind w:left="0"/>
        <w:rPr>
          <w:sz w:val="28"/>
          <w:szCs w:val="28"/>
        </w:rPr>
      </w:pPr>
    </w:p>
    <w:p w14:paraId="684DF39C" w14:textId="24F736C2" w:rsidR="00A74F26" w:rsidRPr="00A74F26" w:rsidRDefault="00A74F26">
      <w:pPr>
        <w:pStyle w:val="ListParagraph"/>
        <w:numPr>
          <w:ilvl w:val="1"/>
          <w:numId w:val="48"/>
        </w:numPr>
      </w:pPr>
      <w:r w:rsidRPr="00A74F26">
        <w:t>Automatically created when booking is cancelled</w:t>
      </w:r>
    </w:p>
    <w:p w14:paraId="0455B357" w14:textId="08C8FF1C" w:rsidR="00A74F26" w:rsidRDefault="00A74F26">
      <w:pPr>
        <w:pStyle w:val="ListParagraph"/>
        <w:numPr>
          <w:ilvl w:val="1"/>
          <w:numId w:val="48"/>
        </w:numPr>
      </w:pPr>
      <w:r w:rsidRPr="00A74F26">
        <w:t>Refund amount calculated based on timing:</w:t>
      </w:r>
    </w:p>
    <w:p w14:paraId="2C44AA8C" w14:textId="77777777" w:rsidR="00A74F26" w:rsidRDefault="00A74F26" w:rsidP="00A74F26">
      <w:pPr>
        <w:pStyle w:val="ListParagraph"/>
        <w:ind w:left="2061"/>
        <w:rPr>
          <w:lang w:val="en-GB"/>
        </w:rPr>
      </w:pPr>
      <w:r w:rsidRPr="00A74F26">
        <w:rPr>
          <w:lang w:val="en-GB"/>
        </w:rPr>
        <w:t xml:space="preserve">* &gt;24 hours before: 100% refund </w:t>
      </w:r>
    </w:p>
    <w:p w14:paraId="44412F1D" w14:textId="77777777" w:rsidR="00A74F26" w:rsidRDefault="00A74F26" w:rsidP="00A74F26">
      <w:pPr>
        <w:pStyle w:val="ListParagraph"/>
        <w:ind w:left="2061"/>
        <w:rPr>
          <w:lang w:val="en-GB"/>
        </w:rPr>
      </w:pPr>
      <w:r w:rsidRPr="00A74F26">
        <w:rPr>
          <w:lang w:val="en-GB"/>
        </w:rPr>
        <w:t xml:space="preserve">* 2-24 hours before: 50% refund </w:t>
      </w:r>
    </w:p>
    <w:p w14:paraId="726A9DF8" w14:textId="614F8F81" w:rsidR="00A74F26" w:rsidRDefault="00A74F26" w:rsidP="00A74F26">
      <w:pPr>
        <w:pStyle w:val="ListParagraph"/>
        <w:ind w:left="2061"/>
        <w:rPr>
          <w:lang w:val="en-GB"/>
        </w:rPr>
      </w:pPr>
      <w:r w:rsidRPr="00A74F26">
        <w:rPr>
          <w:lang w:val="en-GB"/>
        </w:rPr>
        <w:t>* &lt;2 hours before: No refund</w:t>
      </w:r>
    </w:p>
    <w:p w14:paraId="4761F1A1" w14:textId="0C92F256" w:rsidR="00A74F26" w:rsidRDefault="00A74F26" w:rsidP="00A74F26">
      <w:pPr>
        <w:rPr>
          <w:sz w:val="22"/>
          <w:szCs w:val="22"/>
        </w:rPr>
      </w:pPr>
      <w:r w:rsidRPr="00A74F26">
        <w:rPr>
          <w:sz w:val="22"/>
          <w:szCs w:val="22"/>
        </w:rPr>
        <w:t xml:space="preserve">                  </w:t>
      </w:r>
      <w:r w:rsidR="00C829EE">
        <w:rPr>
          <w:sz w:val="22"/>
          <w:szCs w:val="22"/>
        </w:rPr>
        <w:t xml:space="preserve">  </w:t>
      </w:r>
      <w:r w:rsidRPr="00A74F26">
        <w:rPr>
          <w:sz w:val="22"/>
          <w:szCs w:val="22"/>
        </w:rPr>
        <w:t xml:space="preserve"> 3. Request sent to admin for approval</w:t>
      </w:r>
    </w:p>
    <w:p w14:paraId="27B28F0A" w14:textId="77777777" w:rsidR="00A74F26" w:rsidRDefault="00A74F26" w:rsidP="00A74F26">
      <w:pPr>
        <w:rPr>
          <w:sz w:val="22"/>
          <w:szCs w:val="22"/>
        </w:rPr>
      </w:pPr>
    </w:p>
    <w:p w14:paraId="534EB68C" w14:textId="77777777" w:rsidR="00A74F26" w:rsidRPr="001959F9" w:rsidRDefault="00A74F26" w:rsidP="00A74F26">
      <w:pPr>
        <w:rPr>
          <w:b/>
          <w:bCs/>
          <w:sz w:val="28"/>
          <w:szCs w:val="28"/>
        </w:rPr>
      </w:pPr>
      <w:r w:rsidRPr="001959F9">
        <w:rPr>
          <w:b/>
          <w:bCs/>
          <w:sz w:val="28"/>
          <w:szCs w:val="28"/>
        </w:rPr>
        <w:t xml:space="preserve">2.12.2 Review Refund Request (Admin) </w:t>
      </w:r>
    </w:p>
    <w:p w14:paraId="4E16EC0A" w14:textId="77777777" w:rsidR="00A74F26" w:rsidRDefault="00A74F26" w:rsidP="00A74F26">
      <w:pPr>
        <w:rPr>
          <w:sz w:val="28"/>
          <w:szCs w:val="28"/>
        </w:rPr>
      </w:pPr>
    </w:p>
    <w:p w14:paraId="61EBC770" w14:textId="6ADA9BAF" w:rsidR="00A74F26" w:rsidRPr="00A74F26" w:rsidRDefault="00A74F26">
      <w:pPr>
        <w:pStyle w:val="ListParagraph"/>
        <w:numPr>
          <w:ilvl w:val="1"/>
          <w:numId w:val="49"/>
        </w:numPr>
      </w:pPr>
      <w:r w:rsidRPr="00A74F26">
        <w:t xml:space="preserve">View all pending refund requests </w:t>
      </w:r>
    </w:p>
    <w:p w14:paraId="482923A5" w14:textId="6AB1B03B" w:rsidR="00A74F26" w:rsidRPr="00A74F26" w:rsidRDefault="00A74F26">
      <w:pPr>
        <w:pStyle w:val="ListParagraph"/>
        <w:numPr>
          <w:ilvl w:val="1"/>
          <w:numId w:val="49"/>
        </w:numPr>
      </w:pPr>
      <w:r w:rsidRPr="00A74F26">
        <w:t>Verify cancellation details</w:t>
      </w:r>
    </w:p>
    <w:p w14:paraId="31535A7B" w14:textId="0DCCD9E2" w:rsidR="00A74F26" w:rsidRPr="00A74F26" w:rsidRDefault="00A74F26">
      <w:pPr>
        <w:pStyle w:val="ListParagraph"/>
        <w:numPr>
          <w:ilvl w:val="1"/>
          <w:numId w:val="49"/>
        </w:numPr>
      </w:pPr>
      <w:r w:rsidRPr="00A74F26">
        <w:t>Check refund policy compliance</w:t>
      </w:r>
    </w:p>
    <w:p w14:paraId="02B00261" w14:textId="7EAFFEE3" w:rsidR="00A74F26" w:rsidRPr="00A74F26" w:rsidRDefault="00A74F26">
      <w:pPr>
        <w:pStyle w:val="ListParagraph"/>
        <w:numPr>
          <w:ilvl w:val="1"/>
          <w:numId w:val="49"/>
        </w:numPr>
      </w:pPr>
      <w:r w:rsidRPr="00A74F26">
        <w:t>Approve or reject request with reason</w:t>
      </w:r>
    </w:p>
    <w:p w14:paraId="6B6256BF" w14:textId="77777777" w:rsidR="002D1371" w:rsidRPr="001959F9" w:rsidRDefault="00A74F26" w:rsidP="00A74F26">
      <w:pPr>
        <w:ind w:left="0"/>
        <w:rPr>
          <w:b/>
          <w:bCs/>
        </w:rPr>
      </w:pPr>
      <w:r w:rsidRPr="002D1371">
        <w:rPr>
          <w:sz w:val="28"/>
          <w:szCs w:val="28"/>
        </w:rPr>
        <w:t xml:space="preserve">         </w:t>
      </w:r>
      <w:r w:rsidR="002D1371" w:rsidRPr="001959F9">
        <w:rPr>
          <w:b/>
          <w:bCs/>
          <w:sz w:val="28"/>
          <w:szCs w:val="28"/>
        </w:rPr>
        <w:t>2.12.3 Process Refund (Admin)</w:t>
      </w:r>
      <w:r w:rsidR="002D1371" w:rsidRPr="001959F9">
        <w:rPr>
          <w:b/>
          <w:bCs/>
        </w:rPr>
        <w:t xml:space="preserve"> </w:t>
      </w:r>
    </w:p>
    <w:p w14:paraId="162DA5A3" w14:textId="77777777" w:rsidR="002D1371" w:rsidRDefault="002D1371" w:rsidP="00A74F26">
      <w:pPr>
        <w:ind w:left="0"/>
      </w:pPr>
    </w:p>
    <w:p w14:paraId="37B87C66" w14:textId="2E049C55" w:rsidR="002D1371" w:rsidRDefault="002D1371">
      <w:pPr>
        <w:pStyle w:val="ListParagraph"/>
        <w:numPr>
          <w:ilvl w:val="0"/>
          <w:numId w:val="50"/>
        </w:numPr>
      </w:pPr>
      <w:r w:rsidRPr="002D1371">
        <w:t>Approved refunds processed through payment gateway</w:t>
      </w:r>
    </w:p>
    <w:p w14:paraId="16241809" w14:textId="702BC417" w:rsidR="002D1371" w:rsidRDefault="002D1371">
      <w:pPr>
        <w:pStyle w:val="ListParagraph"/>
        <w:numPr>
          <w:ilvl w:val="0"/>
          <w:numId w:val="50"/>
        </w:numPr>
      </w:pPr>
      <w:r w:rsidRPr="002D1371">
        <w:t xml:space="preserve">Amount credited back to original payment source </w:t>
      </w:r>
    </w:p>
    <w:p w14:paraId="74658D34" w14:textId="79BB8227" w:rsidR="002D1371" w:rsidRDefault="002D1371">
      <w:pPr>
        <w:pStyle w:val="ListParagraph"/>
        <w:numPr>
          <w:ilvl w:val="0"/>
          <w:numId w:val="50"/>
        </w:numPr>
      </w:pPr>
      <w:r w:rsidRPr="002D1371">
        <w:t xml:space="preserve">Refund status updated to "Completed" </w:t>
      </w:r>
    </w:p>
    <w:p w14:paraId="1A77029D" w14:textId="48223EF0" w:rsidR="00A74F26" w:rsidRDefault="002D1371">
      <w:pPr>
        <w:pStyle w:val="ListParagraph"/>
        <w:numPr>
          <w:ilvl w:val="0"/>
          <w:numId w:val="50"/>
        </w:numPr>
      </w:pPr>
      <w:r w:rsidRPr="002D1371">
        <w:t>User notified when refund is processed</w:t>
      </w:r>
    </w:p>
    <w:p w14:paraId="6D37A22A" w14:textId="77777777" w:rsidR="002D1371" w:rsidRPr="001959F9" w:rsidRDefault="002D1371" w:rsidP="002D1371">
      <w:pPr>
        <w:rPr>
          <w:b/>
          <w:bCs/>
          <w:sz w:val="28"/>
          <w:szCs w:val="28"/>
        </w:rPr>
      </w:pPr>
      <w:r w:rsidRPr="001959F9">
        <w:rPr>
          <w:b/>
          <w:bCs/>
          <w:sz w:val="28"/>
          <w:szCs w:val="28"/>
        </w:rPr>
        <w:t>2.12.4 Track Refund Status (User)</w:t>
      </w:r>
    </w:p>
    <w:p w14:paraId="0C4DE103" w14:textId="77777777" w:rsidR="002D1371" w:rsidRDefault="002D1371" w:rsidP="002D1371">
      <w:pPr>
        <w:rPr>
          <w:sz w:val="28"/>
          <w:szCs w:val="28"/>
        </w:rPr>
      </w:pPr>
    </w:p>
    <w:p w14:paraId="7B49828D" w14:textId="27A589B0" w:rsidR="002D1371" w:rsidRPr="002D1371" w:rsidRDefault="002D1371">
      <w:pPr>
        <w:pStyle w:val="ListParagraph"/>
        <w:numPr>
          <w:ilvl w:val="0"/>
          <w:numId w:val="51"/>
        </w:numPr>
      </w:pPr>
      <w:r w:rsidRPr="002D1371">
        <w:t xml:space="preserve">View refund request status </w:t>
      </w:r>
    </w:p>
    <w:p w14:paraId="15626A36" w14:textId="31778891" w:rsidR="002D1371" w:rsidRPr="002D1371" w:rsidRDefault="002D1371">
      <w:pPr>
        <w:pStyle w:val="ListParagraph"/>
        <w:numPr>
          <w:ilvl w:val="0"/>
          <w:numId w:val="51"/>
        </w:numPr>
      </w:pPr>
      <w:r w:rsidRPr="002D1371">
        <w:t xml:space="preserve">See expected processing time </w:t>
      </w:r>
    </w:p>
    <w:p w14:paraId="0F0E117E" w14:textId="79A8BD40" w:rsidR="002D1371" w:rsidRPr="002D1371" w:rsidRDefault="002D1371">
      <w:pPr>
        <w:pStyle w:val="ListParagraph"/>
        <w:numPr>
          <w:ilvl w:val="0"/>
          <w:numId w:val="51"/>
        </w:numPr>
      </w:pPr>
      <w:r w:rsidRPr="002D1371">
        <w:t xml:space="preserve">Receive notification when completed </w:t>
      </w:r>
    </w:p>
    <w:p w14:paraId="480212BD" w14:textId="4684E850" w:rsidR="002D1371" w:rsidRDefault="002D1371">
      <w:pPr>
        <w:pStyle w:val="ListParagraph"/>
        <w:numPr>
          <w:ilvl w:val="0"/>
          <w:numId w:val="51"/>
        </w:numPr>
      </w:pPr>
      <w:r w:rsidRPr="002D1371">
        <w:t>Refund history maintained</w:t>
      </w:r>
    </w:p>
    <w:p w14:paraId="6418C8EE" w14:textId="77777777" w:rsidR="0045078A" w:rsidRDefault="0045078A" w:rsidP="0045078A">
      <w:pPr>
        <w:pStyle w:val="ListParagraph"/>
        <w:ind w:left="2007"/>
      </w:pPr>
    </w:p>
    <w:p w14:paraId="6D19CC8E" w14:textId="03E3A5F1" w:rsidR="002D1371" w:rsidRPr="001959F9" w:rsidRDefault="000D100D">
      <w:pPr>
        <w:pStyle w:val="ListParagraph"/>
        <w:numPr>
          <w:ilvl w:val="1"/>
          <w:numId w:val="67"/>
        </w:numPr>
        <w:rPr>
          <w:b/>
          <w:bCs/>
          <w:sz w:val="36"/>
          <w:szCs w:val="36"/>
        </w:rPr>
      </w:pPr>
      <w:r w:rsidRPr="001959F9">
        <w:rPr>
          <w:b/>
          <w:bCs/>
          <w:sz w:val="36"/>
          <w:szCs w:val="36"/>
        </w:rPr>
        <w:t xml:space="preserve"> </w:t>
      </w:r>
      <w:r w:rsidR="002D1371" w:rsidRPr="001959F9">
        <w:rPr>
          <w:b/>
          <w:bCs/>
          <w:sz w:val="36"/>
          <w:szCs w:val="36"/>
        </w:rPr>
        <w:t>Advanced Reporting Module</w:t>
      </w:r>
    </w:p>
    <w:p w14:paraId="6E8ECB67" w14:textId="0BA29015" w:rsidR="002D1371" w:rsidRPr="002D1371" w:rsidRDefault="002D1371">
      <w:pPr>
        <w:pStyle w:val="ListParagraph"/>
        <w:numPr>
          <w:ilvl w:val="0"/>
          <w:numId w:val="52"/>
        </w:numPr>
      </w:pPr>
      <w:r w:rsidRPr="002D1371">
        <w:lastRenderedPageBreak/>
        <w:t>Comprehensive reports for business analytics</w:t>
      </w:r>
    </w:p>
    <w:p w14:paraId="58BC2071" w14:textId="64099F4D" w:rsidR="002D1371" w:rsidRPr="002D1371" w:rsidRDefault="002D1371">
      <w:pPr>
        <w:pStyle w:val="ListParagraph"/>
        <w:numPr>
          <w:ilvl w:val="0"/>
          <w:numId w:val="52"/>
        </w:numPr>
      </w:pPr>
      <w:r w:rsidRPr="002D1371">
        <w:t xml:space="preserve">Data-driven </w:t>
      </w:r>
      <w:proofErr w:type="gramStart"/>
      <w:r w:rsidRPr="002D1371">
        <w:t>decision making</w:t>
      </w:r>
      <w:proofErr w:type="gramEnd"/>
      <w:r w:rsidRPr="002D1371">
        <w:t xml:space="preserve"> support </w:t>
      </w:r>
    </w:p>
    <w:p w14:paraId="4FD7C692" w14:textId="6031447B" w:rsidR="002D1371" w:rsidRPr="002D1371" w:rsidRDefault="002D1371">
      <w:pPr>
        <w:pStyle w:val="ListParagraph"/>
        <w:numPr>
          <w:ilvl w:val="0"/>
          <w:numId w:val="52"/>
        </w:numPr>
      </w:pPr>
      <w:r w:rsidRPr="002D1371">
        <w:t>Multiple report types available</w:t>
      </w:r>
    </w:p>
    <w:p w14:paraId="545164CF" w14:textId="402F62E4" w:rsidR="002D1371" w:rsidRPr="002D1371" w:rsidRDefault="002D1371">
      <w:pPr>
        <w:pStyle w:val="ListParagraph"/>
        <w:numPr>
          <w:ilvl w:val="0"/>
          <w:numId w:val="52"/>
        </w:numPr>
      </w:pPr>
      <w:r w:rsidRPr="002D1371">
        <w:t xml:space="preserve">Export reports in PDF/Excel format </w:t>
      </w:r>
    </w:p>
    <w:p w14:paraId="64695194" w14:textId="74F18DF5" w:rsidR="002D1371" w:rsidRPr="002D1371" w:rsidRDefault="002D1371">
      <w:pPr>
        <w:pStyle w:val="ListParagraph"/>
        <w:numPr>
          <w:ilvl w:val="0"/>
          <w:numId w:val="52"/>
        </w:numPr>
      </w:pPr>
      <w:r w:rsidRPr="002D1371">
        <w:t xml:space="preserve">Scheduled automated report generation </w:t>
      </w:r>
    </w:p>
    <w:p w14:paraId="50A20FA8" w14:textId="71DFD4A1" w:rsidR="002D1371" w:rsidRDefault="002D1371">
      <w:pPr>
        <w:pStyle w:val="ListParagraph"/>
        <w:numPr>
          <w:ilvl w:val="0"/>
          <w:numId w:val="52"/>
        </w:numPr>
      </w:pPr>
      <w:r w:rsidRPr="002D1371">
        <w:t>Historical data analysis</w:t>
      </w:r>
    </w:p>
    <w:p w14:paraId="527369D2" w14:textId="77777777" w:rsidR="002D1371" w:rsidRPr="001959F9" w:rsidRDefault="002D1371" w:rsidP="002D1371">
      <w:pPr>
        <w:ind w:left="0"/>
        <w:rPr>
          <w:b/>
          <w:bCs/>
        </w:rPr>
      </w:pPr>
      <w:r w:rsidRPr="001959F9">
        <w:rPr>
          <w:b/>
          <w:bCs/>
        </w:rPr>
        <w:t xml:space="preserve">           </w:t>
      </w:r>
      <w:r w:rsidRPr="001959F9">
        <w:rPr>
          <w:b/>
          <w:bCs/>
          <w:sz w:val="28"/>
          <w:szCs w:val="28"/>
        </w:rPr>
        <w:t>2.13.1 Daily Booking Report (Admin)</w:t>
      </w:r>
      <w:r w:rsidRPr="001959F9">
        <w:rPr>
          <w:b/>
          <w:bCs/>
        </w:rPr>
        <w:t xml:space="preserve"> </w:t>
      </w:r>
    </w:p>
    <w:p w14:paraId="295AFB42" w14:textId="77777777" w:rsidR="002D1371" w:rsidRDefault="002D1371" w:rsidP="002D1371">
      <w:pPr>
        <w:ind w:left="0"/>
      </w:pPr>
    </w:p>
    <w:p w14:paraId="3B51DE90" w14:textId="29B6C4C5" w:rsidR="002D1371" w:rsidRPr="002D1371" w:rsidRDefault="002D1371">
      <w:pPr>
        <w:pStyle w:val="ListParagraph"/>
        <w:numPr>
          <w:ilvl w:val="0"/>
          <w:numId w:val="53"/>
        </w:numPr>
      </w:pPr>
      <w:r w:rsidRPr="002D1371">
        <w:t xml:space="preserve">Total bookings for the day </w:t>
      </w:r>
    </w:p>
    <w:p w14:paraId="39D3A54E" w14:textId="00207177" w:rsidR="002D1371" w:rsidRPr="002D1371" w:rsidRDefault="002D1371">
      <w:pPr>
        <w:pStyle w:val="ListParagraph"/>
        <w:numPr>
          <w:ilvl w:val="0"/>
          <w:numId w:val="53"/>
        </w:numPr>
      </w:pPr>
      <w:r w:rsidRPr="002D1371">
        <w:t xml:space="preserve">Successful vs cancelled bookings </w:t>
      </w:r>
    </w:p>
    <w:p w14:paraId="59E1C5BE" w14:textId="0C55DF9A" w:rsidR="002D1371" w:rsidRPr="002D1371" w:rsidRDefault="002D1371">
      <w:pPr>
        <w:pStyle w:val="ListParagraph"/>
        <w:numPr>
          <w:ilvl w:val="0"/>
          <w:numId w:val="53"/>
        </w:numPr>
      </w:pPr>
      <w:r w:rsidRPr="002D1371">
        <w:t>Revenue generated</w:t>
      </w:r>
    </w:p>
    <w:p w14:paraId="5A5E80EF" w14:textId="1F0C77FB" w:rsidR="002D1371" w:rsidRPr="002D1371" w:rsidRDefault="002D1371">
      <w:pPr>
        <w:pStyle w:val="ListParagraph"/>
        <w:numPr>
          <w:ilvl w:val="0"/>
          <w:numId w:val="53"/>
        </w:numPr>
      </w:pPr>
      <w:r w:rsidRPr="002D1371">
        <w:t>Peak booking hours identified</w:t>
      </w:r>
    </w:p>
    <w:p w14:paraId="08026A89" w14:textId="6E7B1DF7" w:rsidR="002D1371" w:rsidRDefault="002D1371">
      <w:pPr>
        <w:pStyle w:val="ListParagraph"/>
        <w:numPr>
          <w:ilvl w:val="0"/>
          <w:numId w:val="53"/>
        </w:numPr>
      </w:pPr>
      <w:r w:rsidRPr="002D1371">
        <w:t>User activity summary</w:t>
      </w:r>
    </w:p>
    <w:p w14:paraId="1E426695" w14:textId="77777777" w:rsidR="002D1371" w:rsidRPr="001959F9" w:rsidRDefault="002D1371" w:rsidP="002D1371">
      <w:pPr>
        <w:rPr>
          <w:b/>
          <w:bCs/>
          <w:sz w:val="28"/>
          <w:szCs w:val="28"/>
        </w:rPr>
      </w:pPr>
      <w:r w:rsidRPr="001959F9">
        <w:rPr>
          <w:b/>
          <w:bCs/>
          <w:sz w:val="28"/>
          <w:szCs w:val="28"/>
        </w:rPr>
        <w:t>2.13.2 Monthly Revenue Report (Admin)</w:t>
      </w:r>
    </w:p>
    <w:p w14:paraId="131D675E" w14:textId="77777777" w:rsidR="002D1371" w:rsidRPr="002D1371" w:rsidRDefault="002D1371" w:rsidP="002D1371">
      <w:pPr>
        <w:rPr>
          <w:sz w:val="28"/>
          <w:szCs w:val="28"/>
        </w:rPr>
      </w:pPr>
    </w:p>
    <w:p w14:paraId="0D827406" w14:textId="219EB9B2" w:rsidR="002D1371" w:rsidRDefault="002D1371">
      <w:pPr>
        <w:pStyle w:val="ListParagraph"/>
        <w:numPr>
          <w:ilvl w:val="0"/>
          <w:numId w:val="54"/>
        </w:numPr>
      </w:pPr>
      <w:r w:rsidRPr="002D1371">
        <w:t xml:space="preserve">Month-wise revenue breakdown </w:t>
      </w:r>
    </w:p>
    <w:p w14:paraId="6C5916A1" w14:textId="13D57DC6" w:rsidR="002D1371" w:rsidRDefault="002D1371">
      <w:pPr>
        <w:pStyle w:val="ListParagraph"/>
        <w:numPr>
          <w:ilvl w:val="0"/>
          <w:numId w:val="54"/>
        </w:numPr>
      </w:pPr>
      <w:r w:rsidRPr="002D1371">
        <w:t xml:space="preserve">Payment method distribution </w:t>
      </w:r>
    </w:p>
    <w:p w14:paraId="3A7A8AB9" w14:textId="2FFD500F" w:rsidR="002D1371" w:rsidRDefault="002D1371">
      <w:pPr>
        <w:pStyle w:val="ListParagraph"/>
        <w:numPr>
          <w:ilvl w:val="0"/>
          <w:numId w:val="54"/>
        </w:numPr>
      </w:pPr>
      <w:r w:rsidRPr="002D1371">
        <w:t xml:space="preserve">Refund analysis and impact </w:t>
      </w:r>
    </w:p>
    <w:p w14:paraId="54F8D313" w14:textId="08F5A8A6" w:rsidR="002D1371" w:rsidRDefault="002D1371">
      <w:pPr>
        <w:pStyle w:val="ListParagraph"/>
        <w:numPr>
          <w:ilvl w:val="0"/>
          <w:numId w:val="54"/>
        </w:numPr>
      </w:pPr>
      <w:r w:rsidRPr="002D1371">
        <w:t xml:space="preserve">Net revenue calculation </w:t>
      </w:r>
    </w:p>
    <w:p w14:paraId="78769E35" w14:textId="79CA98E5" w:rsidR="002D1371" w:rsidRDefault="002D1371">
      <w:pPr>
        <w:pStyle w:val="ListParagraph"/>
        <w:numPr>
          <w:ilvl w:val="0"/>
          <w:numId w:val="54"/>
        </w:numPr>
      </w:pPr>
      <w:r w:rsidRPr="002D1371">
        <w:t>Growth comparison with previous months</w:t>
      </w:r>
    </w:p>
    <w:p w14:paraId="23E26BD9" w14:textId="77777777" w:rsidR="00D22590" w:rsidRPr="001959F9" w:rsidRDefault="00D22590" w:rsidP="002D1371">
      <w:pPr>
        <w:rPr>
          <w:b/>
          <w:bCs/>
        </w:rPr>
      </w:pPr>
      <w:r w:rsidRPr="001959F9">
        <w:rPr>
          <w:b/>
          <w:bCs/>
          <w:sz w:val="28"/>
          <w:szCs w:val="28"/>
        </w:rPr>
        <w:t>2.13.3 User Activity Report (Admin)</w:t>
      </w:r>
      <w:r w:rsidRPr="001959F9">
        <w:rPr>
          <w:b/>
          <w:bCs/>
        </w:rPr>
        <w:t xml:space="preserve"> </w:t>
      </w:r>
    </w:p>
    <w:p w14:paraId="5C420742" w14:textId="77777777" w:rsidR="00D22590" w:rsidRDefault="00D22590" w:rsidP="002D1371"/>
    <w:p w14:paraId="5F6C5766" w14:textId="5C3A620C" w:rsidR="00D22590" w:rsidRDefault="00D22590">
      <w:pPr>
        <w:pStyle w:val="ListParagraph"/>
        <w:numPr>
          <w:ilvl w:val="0"/>
          <w:numId w:val="55"/>
        </w:numPr>
      </w:pPr>
      <w:r w:rsidRPr="00D22590">
        <w:t xml:space="preserve">New user registrations </w:t>
      </w:r>
    </w:p>
    <w:p w14:paraId="756AED15" w14:textId="421B0856" w:rsidR="00D22590" w:rsidRDefault="00D22590">
      <w:pPr>
        <w:pStyle w:val="ListParagraph"/>
        <w:numPr>
          <w:ilvl w:val="0"/>
          <w:numId w:val="55"/>
        </w:numPr>
      </w:pPr>
      <w:r w:rsidRPr="00D22590">
        <w:t xml:space="preserve">Active users count </w:t>
      </w:r>
    </w:p>
    <w:p w14:paraId="47226968" w14:textId="30352AC3" w:rsidR="00D22590" w:rsidRDefault="00D22590">
      <w:pPr>
        <w:pStyle w:val="ListParagraph"/>
        <w:numPr>
          <w:ilvl w:val="0"/>
          <w:numId w:val="55"/>
        </w:numPr>
      </w:pPr>
      <w:r w:rsidRPr="00D22590">
        <w:t>User type distribution (Players vs Turf Owners)</w:t>
      </w:r>
    </w:p>
    <w:p w14:paraId="454B8BA2" w14:textId="0135CDF4" w:rsidR="00D22590" w:rsidRDefault="00D22590">
      <w:pPr>
        <w:pStyle w:val="ListParagraph"/>
        <w:numPr>
          <w:ilvl w:val="0"/>
          <w:numId w:val="55"/>
        </w:numPr>
      </w:pPr>
      <w:r w:rsidRPr="00D22590">
        <w:t xml:space="preserve">Booking patterns by user segment </w:t>
      </w:r>
    </w:p>
    <w:p w14:paraId="67ADC944" w14:textId="125F49C6" w:rsidR="002D1371" w:rsidRDefault="00D22590">
      <w:pPr>
        <w:pStyle w:val="ListParagraph"/>
        <w:numPr>
          <w:ilvl w:val="0"/>
          <w:numId w:val="55"/>
        </w:numPr>
      </w:pPr>
      <w:r w:rsidRPr="00D22590">
        <w:t>User retention metrics</w:t>
      </w:r>
    </w:p>
    <w:p w14:paraId="19E57F51" w14:textId="77777777" w:rsidR="00D22590" w:rsidRPr="001959F9" w:rsidRDefault="00D22590" w:rsidP="00D22590">
      <w:pPr>
        <w:rPr>
          <w:b/>
          <w:bCs/>
          <w:sz w:val="28"/>
          <w:szCs w:val="28"/>
        </w:rPr>
      </w:pPr>
      <w:r w:rsidRPr="001959F9">
        <w:rPr>
          <w:b/>
          <w:bCs/>
          <w:sz w:val="28"/>
          <w:szCs w:val="28"/>
        </w:rPr>
        <w:t xml:space="preserve">2.13.4 Turf Utilization Report (Turf Owner) </w:t>
      </w:r>
    </w:p>
    <w:p w14:paraId="5A7DA91A" w14:textId="77777777" w:rsidR="00D22590" w:rsidRDefault="00D22590" w:rsidP="00D22590"/>
    <w:p w14:paraId="26F5AFB7" w14:textId="44E8508C" w:rsidR="00D22590" w:rsidRDefault="00D22590">
      <w:pPr>
        <w:pStyle w:val="ListParagraph"/>
        <w:numPr>
          <w:ilvl w:val="0"/>
          <w:numId w:val="56"/>
        </w:numPr>
      </w:pPr>
      <w:r w:rsidRPr="00D22590">
        <w:t xml:space="preserve">Booking count per turf </w:t>
      </w:r>
    </w:p>
    <w:p w14:paraId="78C5A3AC" w14:textId="36EBCBE0" w:rsidR="00D22590" w:rsidRDefault="00D22590">
      <w:pPr>
        <w:pStyle w:val="ListParagraph"/>
        <w:numPr>
          <w:ilvl w:val="0"/>
          <w:numId w:val="56"/>
        </w:numPr>
      </w:pPr>
      <w:r w:rsidRPr="00D22590">
        <w:t xml:space="preserve">Occupancy rate percentage </w:t>
      </w:r>
    </w:p>
    <w:p w14:paraId="106D79FC" w14:textId="6C006782" w:rsidR="00D22590" w:rsidRDefault="00D22590">
      <w:pPr>
        <w:pStyle w:val="ListParagraph"/>
        <w:numPr>
          <w:ilvl w:val="0"/>
          <w:numId w:val="56"/>
        </w:numPr>
      </w:pPr>
      <w:r w:rsidRPr="00D22590">
        <w:t>Revenue per turf</w:t>
      </w:r>
    </w:p>
    <w:p w14:paraId="7A4A48DB" w14:textId="2C607A71" w:rsidR="00D22590" w:rsidRDefault="00D22590">
      <w:pPr>
        <w:pStyle w:val="ListParagraph"/>
        <w:numPr>
          <w:ilvl w:val="0"/>
          <w:numId w:val="56"/>
        </w:numPr>
      </w:pPr>
      <w:r w:rsidRPr="00D22590">
        <w:t>Popular time slots identification</w:t>
      </w:r>
    </w:p>
    <w:p w14:paraId="4524B237" w14:textId="06FD96A4" w:rsidR="00D22590" w:rsidRDefault="00D22590">
      <w:pPr>
        <w:pStyle w:val="ListParagraph"/>
        <w:numPr>
          <w:ilvl w:val="0"/>
          <w:numId w:val="56"/>
        </w:numPr>
      </w:pPr>
      <w:r w:rsidRPr="00D22590">
        <w:t>Performance comparison across multiple turfs</w:t>
      </w:r>
    </w:p>
    <w:p w14:paraId="571C9E8B" w14:textId="77777777" w:rsidR="00D22590" w:rsidRPr="001959F9" w:rsidRDefault="00D22590" w:rsidP="00D22590">
      <w:pPr>
        <w:rPr>
          <w:b/>
          <w:bCs/>
          <w:sz w:val="28"/>
          <w:szCs w:val="28"/>
        </w:rPr>
      </w:pPr>
      <w:r w:rsidRPr="001959F9">
        <w:rPr>
          <w:b/>
          <w:bCs/>
          <w:sz w:val="28"/>
          <w:szCs w:val="28"/>
        </w:rPr>
        <w:t xml:space="preserve">2.13.5 Performance Dashboard (All Users) </w:t>
      </w:r>
    </w:p>
    <w:p w14:paraId="1149362A" w14:textId="77777777" w:rsidR="00D22590" w:rsidRPr="001959F9" w:rsidRDefault="00D22590" w:rsidP="00D22590">
      <w:pPr>
        <w:rPr>
          <w:b/>
          <w:bCs/>
          <w:sz w:val="28"/>
          <w:szCs w:val="28"/>
        </w:rPr>
      </w:pPr>
    </w:p>
    <w:p w14:paraId="5D95C0EE" w14:textId="1E0F95A2" w:rsidR="00D22590" w:rsidRPr="00D22590" w:rsidRDefault="00D22590">
      <w:pPr>
        <w:pStyle w:val="ListParagraph"/>
        <w:numPr>
          <w:ilvl w:val="0"/>
          <w:numId w:val="57"/>
        </w:numPr>
      </w:pPr>
      <w:r w:rsidRPr="00D22590">
        <w:t xml:space="preserve">Real-time statistics display </w:t>
      </w:r>
    </w:p>
    <w:p w14:paraId="7C5E64B4" w14:textId="32D48540" w:rsidR="00D22590" w:rsidRPr="00D22590" w:rsidRDefault="00D22590">
      <w:pPr>
        <w:pStyle w:val="ListParagraph"/>
        <w:numPr>
          <w:ilvl w:val="0"/>
          <w:numId w:val="57"/>
        </w:numPr>
      </w:pPr>
      <w:r w:rsidRPr="00D22590">
        <w:t xml:space="preserve">Visual charts and graphs </w:t>
      </w:r>
    </w:p>
    <w:p w14:paraId="5B6CBC7F" w14:textId="766831C0" w:rsidR="00D22590" w:rsidRPr="00D22590" w:rsidRDefault="00D22590">
      <w:pPr>
        <w:pStyle w:val="ListParagraph"/>
        <w:numPr>
          <w:ilvl w:val="0"/>
          <w:numId w:val="57"/>
        </w:numPr>
      </w:pPr>
      <w:r w:rsidRPr="00D22590">
        <w:t xml:space="preserve">Key performance indicators (KPIs) </w:t>
      </w:r>
    </w:p>
    <w:p w14:paraId="6E0F117E" w14:textId="0C13E157" w:rsidR="00D22590" w:rsidRDefault="00D22590">
      <w:pPr>
        <w:pStyle w:val="ListParagraph"/>
        <w:numPr>
          <w:ilvl w:val="0"/>
          <w:numId w:val="57"/>
        </w:numPr>
      </w:pPr>
      <w:r w:rsidRPr="00D22590">
        <w:t>Quick insights at a glance</w:t>
      </w:r>
    </w:p>
    <w:p w14:paraId="540D4B34" w14:textId="77777777" w:rsidR="00D22590" w:rsidRDefault="00D22590" w:rsidP="00D22590"/>
    <w:p w14:paraId="79C9612E" w14:textId="0E13202C" w:rsidR="00D22590" w:rsidRPr="001959F9" w:rsidRDefault="000D100D" w:rsidP="000D100D">
      <w:pPr>
        <w:ind w:left="0"/>
        <w:rPr>
          <w:b/>
          <w:bCs/>
          <w:sz w:val="36"/>
          <w:szCs w:val="36"/>
        </w:rPr>
      </w:pPr>
      <w:r w:rsidRPr="001959F9">
        <w:rPr>
          <w:b/>
          <w:bCs/>
          <w:sz w:val="36"/>
          <w:szCs w:val="36"/>
        </w:rPr>
        <w:lastRenderedPageBreak/>
        <w:t xml:space="preserve">2.14 </w:t>
      </w:r>
      <w:r w:rsidR="00D22590" w:rsidRPr="001959F9">
        <w:rPr>
          <w:b/>
          <w:bCs/>
          <w:sz w:val="36"/>
          <w:szCs w:val="36"/>
        </w:rPr>
        <w:t>Dashboard Module</w:t>
      </w:r>
    </w:p>
    <w:p w14:paraId="2CE166B1" w14:textId="29D69478" w:rsidR="00D22590" w:rsidRPr="00D22590" w:rsidRDefault="00D22590">
      <w:pPr>
        <w:pStyle w:val="ListParagraph"/>
        <w:numPr>
          <w:ilvl w:val="0"/>
          <w:numId w:val="58"/>
        </w:numPr>
      </w:pPr>
      <w:r w:rsidRPr="00D22590">
        <w:t xml:space="preserve">Personalized dashboards for each user type </w:t>
      </w:r>
    </w:p>
    <w:p w14:paraId="105D0773" w14:textId="280A886D" w:rsidR="00D22590" w:rsidRPr="00D22590" w:rsidRDefault="00D22590">
      <w:pPr>
        <w:pStyle w:val="ListParagraph"/>
        <w:numPr>
          <w:ilvl w:val="0"/>
          <w:numId w:val="58"/>
        </w:numPr>
      </w:pPr>
      <w:r w:rsidRPr="00D22590">
        <w:t xml:space="preserve">Real-time data visualization </w:t>
      </w:r>
    </w:p>
    <w:p w14:paraId="2A015A9E" w14:textId="3720865B" w:rsidR="00D22590" w:rsidRPr="00D22590" w:rsidRDefault="00D22590">
      <w:pPr>
        <w:pStyle w:val="ListParagraph"/>
        <w:numPr>
          <w:ilvl w:val="0"/>
          <w:numId w:val="58"/>
        </w:numPr>
      </w:pPr>
      <w:r w:rsidRPr="00D22590">
        <w:t>Quick access to important information</w:t>
      </w:r>
    </w:p>
    <w:p w14:paraId="03261380" w14:textId="2412D4BE" w:rsidR="00D22590" w:rsidRPr="00D22590" w:rsidRDefault="00D22590">
      <w:pPr>
        <w:pStyle w:val="ListParagraph"/>
        <w:numPr>
          <w:ilvl w:val="0"/>
          <w:numId w:val="58"/>
        </w:numPr>
      </w:pPr>
      <w:r w:rsidRPr="00D22590">
        <w:t xml:space="preserve">Summary statistics and metrics </w:t>
      </w:r>
    </w:p>
    <w:p w14:paraId="742A0435" w14:textId="017842A3" w:rsidR="00D22590" w:rsidRPr="00D22590" w:rsidRDefault="00D22590">
      <w:pPr>
        <w:pStyle w:val="ListParagraph"/>
        <w:numPr>
          <w:ilvl w:val="0"/>
          <w:numId w:val="58"/>
        </w:numPr>
      </w:pPr>
      <w:r w:rsidRPr="00D22590">
        <w:t xml:space="preserve">Action items and notifications </w:t>
      </w:r>
    </w:p>
    <w:p w14:paraId="378F3259" w14:textId="7DA110DF" w:rsidR="00D22590" w:rsidRDefault="00D22590">
      <w:pPr>
        <w:pStyle w:val="ListParagraph"/>
        <w:numPr>
          <w:ilvl w:val="0"/>
          <w:numId w:val="58"/>
        </w:numPr>
      </w:pPr>
      <w:r w:rsidRPr="00D22590">
        <w:t>Responsive and mobile-friendly design</w:t>
      </w:r>
    </w:p>
    <w:p w14:paraId="1765244B" w14:textId="77777777" w:rsidR="00D22590" w:rsidRPr="001959F9" w:rsidRDefault="00D22590" w:rsidP="00D22590">
      <w:pPr>
        <w:ind w:left="0"/>
        <w:rPr>
          <w:b/>
          <w:bCs/>
        </w:rPr>
      </w:pPr>
      <w:r w:rsidRPr="001959F9">
        <w:rPr>
          <w:b/>
          <w:bCs/>
          <w:sz w:val="28"/>
          <w:szCs w:val="28"/>
        </w:rPr>
        <w:t>2.14.1 User Dashboard (Player)</w:t>
      </w:r>
      <w:r w:rsidRPr="001959F9">
        <w:rPr>
          <w:b/>
          <w:bCs/>
        </w:rPr>
        <w:t xml:space="preserve"> </w:t>
      </w:r>
    </w:p>
    <w:p w14:paraId="03BE8C36" w14:textId="77777777" w:rsidR="00D22590" w:rsidRDefault="00D22590" w:rsidP="00D22590">
      <w:pPr>
        <w:ind w:left="0"/>
      </w:pPr>
    </w:p>
    <w:p w14:paraId="69327F73" w14:textId="6074BF14" w:rsidR="00D22590" w:rsidRDefault="00D22590">
      <w:pPr>
        <w:pStyle w:val="ListParagraph"/>
        <w:numPr>
          <w:ilvl w:val="1"/>
          <w:numId w:val="59"/>
        </w:numPr>
      </w:pPr>
      <w:r w:rsidRPr="00D22590">
        <w:t xml:space="preserve">Upcoming bookings display </w:t>
      </w:r>
    </w:p>
    <w:p w14:paraId="12AEFC7D" w14:textId="6C4218EA" w:rsidR="00D22590" w:rsidRDefault="00D22590">
      <w:pPr>
        <w:pStyle w:val="ListParagraph"/>
        <w:numPr>
          <w:ilvl w:val="1"/>
          <w:numId w:val="59"/>
        </w:numPr>
      </w:pPr>
      <w:r w:rsidRPr="00D22590">
        <w:t xml:space="preserve">Booking history quick view </w:t>
      </w:r>
    </w:p>
    <w:p w14:paraId="013DB28B" w14:textId="3BC7FC2C" w:rsidR="00D22590" w:rsidRDefault="00D22590">
      <w:pPr>
        <w:pStyle w:val="ListParagraph"/>
        <w:numPr>
          <w:ilvl w:val="1"/>
          <w:numId w:val="59"/>
        </w:numPr>
      </w:pPr>
      <w:r w:rsidRPr="00D22590">
        <w:t xml:space="preserve">Unread notifications count </w:t>
      </w:r>
    </w:p>
    <w:p w14:paraId="448CCBE6" w14:textId="1C32127B" w:rsidR="00D22590" w:rsidRDefault="00D22590">
      <w:pPr>
        <w:pStyle w:val="ListParagraph"/>
        <w:numPr>
          <w:ilvl w:val="1"/>
          <w:numId w:val="59"/>
        </w:numPr>
      </w:pPr>
      <w:r w:rsidRPr="00D22590">
        <w:t xml:space="preserve">Favorite turfs list </w:t>
      </w:r>
    </w:p>
    <w:p w14:paraId="38725EBF" w14:textId="6380510C" w:rsidR="00D22590" w:rsidRDefault="00D22590">
      <w:pPr>
        <w:pStyle w:val="ListParagraph"/>
        <w:numPr>
          <w:ilvl w:val="1"/>
          <w:numId w:val="59"/>
        </w:numPr>
      </w:pPr>
      <w:r w:rsidRPr="00D22590">
        <w:t>Quick search functionality</w:t>
      </w:r>
    </w:p>
    <w:p w14:paraId="3A22E44C" w14:textId="4C6FDFDF" w:rsidR="00D22590" w:rsidRDefault="00D22590">
      <w:pPr>
        <w:pStyle w:val="ListParagraph"/>
        <w:numPr>
          <w:ilvl w:val="1"/>
          <w:numId w:val="59"/>
        </w:numPr>
      </w:pPr>
      <w:r w:rsidRPr="00D22590">
        <w:t>Personal statistics (total bookings, amount spent)</w:t>
      </w:r>
    </w:p>
    <w:p w14:paraId="0423A695" w14:textId="77777777" w:rsidR="0045078A" w:rsidRPr="001959F9" w:rsidRDefault="0045078A" w:rsidP="00D22590">
      <w:pPr>
        <w:ind w:left="0"/>
        <w:rPr>
          <w:b/>
          <w:bCs/>
        </w:rPr>
      </w:pPr>
      <w:r w:rsidRPr="001959F9">
        <w:rPr>
          <w:b/>
          <w:bCs/>
          <w:sz w:val="28"/>
          <w:szCs w:val="28"/>
        </w:rPr>
        <w:t>2.14.2 Turf Owner Dashboard</w:t>
      </w:r>
      <w:r w:rsidRPr="001959F9">
        <w:rPr>
          <w:b/>
          <w:bCs/>
        </w:rPr>
        <w:t xml:space="preserve"> </w:t>
      </w:r>
    </w:p>
    <w:p w14:paraId="1298CDD5" w14:textId="77777777" w:rsidR="0045078A" w:rsidRDefault="0045078A" w:rsidP="00D22590">
      <w:pPr>
        <w:ind w:left="0"/>
      </w:pPr>
    </w:p>
    <w:p w14:paraId="77BB6C1F" w14:textId="68D97F5C" w:rsidR="0045078A" w:rsidRDefault="0045078A">
      <w:pPr>
        <w:pStyle w:val="ListParagraph"/>
        <w:numPr>
          <w:ilvl w:val="0"/>
          <w:numId w:val="60"/>
        </w:numPr>
      </w:pPr>
      <w:r w:rsidRPr="0045078A">
        <w:t xml:space="preserve">Today's bookings summary </w:t>
      </w:r>
    </w:p>
    <w:p w14:paraId="039EA758" w14:textId="362ED8FC" w:rsidR="0045078A" w:rsidRDefault="0045078A">
      <w:pPr>
        <w:pStyle w:val="ListParagraph"/>
        <w:numPr>
          <w:ilvl w:val="0"/>
          <w:numId w:val="60"/>
        </w:numPr>
      </w:pPr>
      <w:r w:rsidRPr="0045078A">
        <w:t>Weekly/monthly revenue charts</w:t>
      </w:r>
    </w:p>
    <w:p w14:paraId="5CDFBF6A" w14:textId="1A6D5F82" w:rsidR="0045078A" w:rsidRDefault="0045078A">
      <w:pPr>
        <w:pStyle w:val="ListParagraph"/>
        <w:numPr>
          <w:ilvl w:val="0"/>
          <w:numId w:val="60"/>
        </w:numPr>
      </w:pPr>
      <w:r w:rsidRPr="0045078A">
        <w:t xml:space="preserve">Occupancy rate metrics </w:t>
      </w:r>
    </w:p>
    <w:p w14:paraId="54AF702D" w14:textId="6D0539C0" w:rsidR="0045078A" w:rsidRDefault="0045078A">
      <w:pPr>
        <w:pStyle w:val="ListParagraph"/>
        <w:numPr>
          <w:ilvl w:val="0"/>
          <w:numId w:val="60"/>
        </w:numPr>
      </w:pPr>
      <w:r w:rsidRPr="0045078A">
        <w:t>Recent booking notifications</w:t>
      </w:r>
    </w:p>
    <w:p w14:paraId="6ED4D83A" w14:textId="20DC5F8D" w:rsidR="0045078A" w:rsidRDefault="0045078A">
      <w:pPr>
        <w:pStyle w:val="ListParagraph"/>
        <w:numPr>
          <w:ilvl w:val="0"/>
          <w:numId w:val="60"/>
        </w:numPr>
      </w:pPr>
      <w:r w:rsidRPr="0045078A">
        <w:t xml:space="preserve">Pending actions (add photos, create slots) </w:t>
      </w:r>
    </w:p>
    <w:p w14:paraId="47C95D85" w14:textId="77777777" w:rsidR="0045078A" w:rsidRDefault="0045078A">
      <w:pPr>
        <w:pStyle w:val="ListParagraph"/>
        <w:numPr>
          <w:ilvl w:val="0"/>
          <w:numId w:val="60"/>
        </w:numPr>
      </w:pPr>
      <w:r w:rsidRPr="0045078A">
        <w:t xml:space="preserve">Performance analytics </w:t>
      </w:r>
    </w:p>
    <w:p w14:paraId="585EC768" w14:textId="13158791" w:rsidR="00D22590" w:rsidRDefault="0045078A">
      <w:pPr>
        <w:pStyle w:val="ListParagraph"/>
        <w:numPr>
          <w:ilvl w:val="0"/>
          <w:numId w:val="60"/>
        </w:numPr>
      </w:pPr>
      <w:r w:rsidRPr="0045078A">
        <w:t xml:space="preserve"> Multiple turf management overview</w:t>
      </w:r>
    </w:p>
    <w:p w14:paraId="2838CBED" w14:textId="77777777" w:rsidR="0045078A" w:rsidRPr="001959F9" w:rsidRDefault="0045078A" w:rsidP="0045078A">
      <w:pPr>
        <w:ind w:left="0"/>
        <w:rPr>
          <w:b/>
          <w:bCs/>
        </w:rPr>
      </w:pPr>
      <w:r w:rsidRPr="001959F9">
        <w:rPr>
          <w:b/>
          <w:bCs/>
          <w:sz w:val="28"/>
          <w:szCs w:val="28"/>
        </w:rPr>
        <w:t>2.14.3 Admin Dashboard</w:t>
      </w:r>
      <w:r w:rsidRPr="001959F9">
        <w:rPr>
          <w:b/>
          <w:bCs/>
        </w:rPr>
        <w:t xml:space="preserve"> </w:t>
      </w:r>
    </w:p>
    <w:p w14:paraId="51426526" w14:textId="77777777" w:rsidR="0045078A" w:rsidRDefault="0045078A" w:rsidP="0045078A">
      <w:pPr>
        <w:ind w:left="0"/>
      </w:pPr>
    </w:p>
    <w:p w14:paraId="1F3269F1" w14:textId="529974EA" w:rsidR="0045078A" w:rsidRDefault="0045078A">
      <w:pPr>
        <w:pStyle w:val="ListParagraph"/>
        <w:numPr>
          <w:ilvl w:val="1"/>
          <w:numId w:val="61"/>
        </w:numPr>
      </w:pPr>
      <w:r w:rsidRPr="0045078A">
        <w:t xml:space="preserve">System-wide statistics </w:t>
      </w:r>
    </w:p>
    <w:p w14:paraId="4AC63B3D" w14:textId="0AEB0A9B" w:rsidR="0045078A" w:rsidRDefault="0045078A">
      <w:pPr>
        <w:pStyle w:val="ListParagraph"/>
        <w:numPr>
          <w:ilvl w:val="1"/>
          <w:numId w:val="61"/>
        </w:numPr>
      </w:pPr>
      <w:r w:rsidRPr="0045078A">
        <w:t xml:space="preserve">Total users, turfs, bookings count </w:t>
      </w:r>
    </w:p>
    <w:p w14:paraId="47A14550" w14:textId="509FD3B6" w:rsidR="0045078A" w:rsidRDefault="0045078A">
      <w:pPr>
        <w:pStyle w:val="ListParagraph"/>
        <w:numPr>
          <w:ilvl w:val="1"/>
          <w:numId w:val="61"/>
        </w:numPr>
      </w:pPr>
      <w:r w:rsidRPr="0045078A">
        <w:t xml:space="preserve">Revenue overview (daily/weekly/monthly) </w:t>
      </w:r>
    </w:p>
    <w:p w14:paraId="6C35D2D4" w14:textId="4AC294FE" w:rsidR="0045078A" w:rsidRDefault="0045078A">
      <w:pPr>
        <w:pStyle w:val="ListParagraph"/>
        <w:numPr>
          <w:ilvl w:val="1"/>
          <w:numId w:val="61"/>
        </w:numPr>
      </w:pPr>
      <w:r w:rsidRPr="0045078A">
        <w:t xml:space="preserve">Pending refund requests count </w:t>
      </w:r>
    </w:p>
    <w:p w14:paraId="7D420759" w14:textId="7E360A1C" w:rsidR="0045078A" w:rsidRDefault="0045078A">
      <w:pPr>
        <w:pStyle w:val="ListParagraph"/>
        <w:numPr>
          <w:ilvl w:val="1"/>
          <w:numId w:val="61"/>
        </w:numPr>
      </w:pPr>
      <w:r w:rsidRPr="0045078A">
        <w:t xml:space="preserve">New user registrations </w:t>
      </w:r>
    </w:p>
    <w:p w14:paraId="2F3C6223" w14:textId="0E3E14C3" w:rsidR="0045078A" w:rsidRDefault="0045078A">
      <w:pPr>
        <w:pStyle w:val="ListParagraph"/>
        <w:numPr>
          <w:ilvl w:val="1"/>
          <w:numId w:val="61"/>
        </w:numPr>
      </w:pPr>
      <w:r w:rsidRPr="0045078A">
        <w:t>Critical alerts and warnings</w:t>
      </w:r>
    </w:p>
    <w:p w14:paraId="69BCDB1C" w14:textId="144821B0" w:rsidR="0045078A" w:rsidRDefault="0045078A">
      <w:pPr>
        <w:pStyle w:val="ListParagraph"/>
        <w:numPr>
          <w:ilvl w:val="1"/>
          <w:numId w:val="61"/>
        </w:numPr>
      </w:pPr>
      <w:r w:rsidRPr="0045078A">
        <w:t xml:space="preserve">Quick report generation access </w:t>
      </w:r>
    </w:p>
    <w:p w14:paraId="44DBF867" w14:textId="5A0E2152" w:rsidR="0045078A" w:rsidRDefault="0045078A">
      <w:pPr>
        <w:pStyle w:val="ListParagraph"/>
        <w:numPr>
          <w:ilvl w:val="1"/>
          <w:numId w:val="61"/>
        </w:numPr>
      </w:pPr>
      <w:r w:rsidRPr="0045078A">
        <w:t>User activity monitoring</w:t>
      </w:r>
    </w:p>
    <w:p w14:paraId="1F8E14AC" w14:textId="77777777" w:rsidR="0045078A" w:rsidRDefault="0045078A" w:rsidP="0045078A">
      <w:pPr>
        <w:ind w:left="0"/>
      </w:pPr>
    </w:p>
    <w:p w14:paraId="7AF76334" w14:textId="77777777" w:rsidR="0045078A" w:rsidRPr="00D22590" w:rsidRDefault="0045078A" w:rsidP="0045078A">
      <w:pPr>
        <w:ind w:left="0"/>
      </w:pPr>
    </w:p>
    <w:p w14:paraId="5DDED614" w14:textId="77777777" w:rsidR="00D22590" w:rsidRDefault="00D22590" w:rsidP="00110FBB">
      <w:pPr>
        <w:pStyle w:val="Heading4"/>
        <w:numPr>
          <w:ilvl w:val="0"/>
          <w:numId w:val="0"/>
        </w:numPr>
        <w:rPr>
          <w:i w:val="0"/>
          <w:sz w:val="32"/>
          <w:szCs w:val="32"/>
        </w:rPr>
      </w:pPr>
    </w:p>
    <w:p w14:paraId="2DFC6176" w14:textId="77777777" w:rsidR="00D22590" w:rsidRDefault="00D22590" w:rsidP="00110FBB">
      <w:pPr>
        <w:pStyle w:val="Heading4"/>
        <w:numPr>
          <w:ilvl w:val="0"/>
          <w:numId w:val="0"/>
        </w:numPr>
        <w:rPr>
          <w:i w:val="0"/>
          <w:sz w:val="32"/>
          <w:szCs w:val="32"/>
        </w:rPr>
      </w:pPr>
    </w:p>
    <w:p w14:paraId="4A710B38" w14:textId="77777777" w:rsidR="00D22590" w:rsidRDefault="00D22590" w:rsidP="00110FBB">
      <w:pPr>
        <w:pStyle w:val="Heading4"/>
        <w:numPr>
          <w:ilvl w:val="0"/>
          <w:numId w:val="0"/>
        </w:numPr>
        <w:rPr>
          <w:i w:val="0"/>
          <w:sz w:val="32"/>
          <w:szCs w:val="32"/>
        </w:rPr>
      </w:pPr>
    </w:p>
    <w:p w14:paraId="45649F88" w14:textId="4633C09C" w:rsidR="004A5106" w:rsidRDefault="00502DCD" w:rsidP="00110FBB">
      <w:pPr>
        <w:pStyle w:val="Heading4"/>
        <w:numPr>
          <w:ilvl w:val="0"/>
          <w:numId w:val="0"/>
        </w:numPr>
        <w:rPr>
          <w:i w:val="0"/>
          <w:sz w:val="32"/>
          <w:szCs w:val="32"/>
        </w:rPr>
      </w:pPr>
      <w:r w:rsidRPr="00A53549">
        <w:rPr>
          <w:i w:val="0"/>
          <w:sz w:val="32"/>
          <w:szCs w:val="32"/>
        </w:rPr>
        <w:t>2.5</w:t>
      </w:r>
      <w:r w:rsidR="004A5106" w:rsidRPr="00A53549">
        <w:rPr>
          <w:i w:val="0"/>
          <w:sz w:val="32"/>
          <w:szCs w:val="32"/>
        </w:rPr>
        <w:t xml:space="preserve">   Use Case Diagram</w:t>
      </w:r>
    </w:p>
    <w:p w14:paraId="20D9C51E" w14:textId="77777777" w:rsidR="00202707" w:rsidRPr="00202707" w:rsidRDefault="00202707" w:rsidP="00202707"/>
    <w:p w14:paraId="4048F627" w14:textId="77777777" w:rsidR="00747511" w:rsidRPr="00A53549" w:rsidRDefault="00747511" w:rsidP="00747511"/>
    <w:p w14:paraId="4A181687" w14:textId="77777777" w:rsidR="00747511" w:rsidRPr="00A53549" w:rsidRDefault="00747511" w:rsidP="00747511">
      <w:pPr>
        <w:rPr>
          <w:b/>
          <w:sz w:val="28"/>
          <w:szCs w:val="28"/>
        </w:rPr>
      </w:pPr>
      <w:r w:rsidRPr="00A53549">
        <w:rPr>
          <w:b/>
          <w:sz w:val="28"/>
          <w:szCs w:val="28"/>
        </w:rPr>
        <w:t>Admin:</w:t>
      </w:r>
    </w:p>
    <w:p w14:paraId="19250326" w14:textId="56FDFCA5" w:rsidR="00747511" w:rsidRPr="00A53549" w:rsidRDefault="00580657" w:rsidP="00747511">
      <w:pPr>
        <w:jc w:val="center"/>
        <w:rPr>
          <w:b/>
          <w:sz w:val="28"/>
          <w:szCs w:val="28"/>
        </w:rPr>
      </w:pPr>
      <w:r>
        <w:rPr>
          <w:noProof/>
        </w:rPr>
        <w:drawing>
          <wp:inline distT="0" distB="0" distL="0" distR="0" wp14:anchorId="68D22446" wp14:editId="265EE6B7">
            <wp:extent cx="3413760" cy="4361734"/>
            <wp:effectExtent l="0" t="0" r="0" b="1270"/>
            <wp:docPr id="6276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3674" name=""/>
                    <pic:cNvPicPr/>
                  </pic:nvPicPr>
                  <pic:blipFill>
                    <a:blip r:embed="rId8"/>
                    <a:stretch>
                      <a:fillRect/>
                    </a:stretch>
                  </pic:blipFill>
                  <pic:spPr>
                    <a:xfrm>
                      <a:off x="0" y="0"/>
                      <a:ext cx="3427364" cy="4379115"/>
                    </a:xfrm>
                    <a:prstGeom prst="rect">
                      <a:avLst/>
                    </a:prstGeom>
                  </pic:spPr>
                </pic:pic>
              </a:graphicData>
            </a:graphic>
          </wp:inline>
        </w:drawing>
      </w:r>
    </w:p>
    <w:p w14:paraId="3BF694EF" w14:textId="77777777" w:rsidR="00747511" w:rsidRPr="00A53549" w:rsidRDefault="00747511" w:rsidP="00747511">
      <w:pPr>
        <w:jc w:val="center"/>
        <w:rPr>
          <w:i/>
          <w:sz w:val="22"/>
          <w:szCs w:val="22"/>
        </w:rPr>
      </w:pPr>
      <w:r w:rsidRPr="00A53549">
        <w:rPr>
          <w:i/>
          <w:sz w:val="22"/>
          <w:szCs w:val="22"/>
        </w:rPr>
        <w:t>Fig. Use case diagram for admin</w:t>
      </w:r>
    </w:p>
    <w:p w14:paraId="7DBC5D47" w14:textId="77777777" w:rsidR="00747511" w:rsidRPr="00A53549" w:rsidRDefault="00747511" w:rsidP="00747511">
      <w:pPr>
        <w:jc w:val="center"/>
        <w:rPr>
          <w:i/>
          <w:sz w:val="22"/>
          <w:szCs w:val="22"/>
        </w:rPr>
      </w:pPr>
    </w:p>
    <w:p w14:paraId="3E535F6F" w14:textId="77777777" w:rsidR="00747511" w:rsidRPr="00A53549" w:rsidRDefault="00747511">
      <w:pPr>
        <w:pStyle w:val="ListParagraph"/>
        <w:numPr>
          <w:ilvl w:val="0"/>
          <w:numId w:val="17"/>
        </w:numPr>
        <w:rPr>
          <w:rFonts w:ascii="Times New Roman" w:hAnsi="Times New Roman" w:cs="Times New Roman"/>
          <w:sz w:val="24"/>
          <w:szCs w:val="24"/>
        </w:rPr>
      </w:pPr>
      <w:r w:rsidRPr="00A53549">
        <w:rPr>
          <w:rFonts w:ascii="Times New Roman" w:hAnsi="Times New Roman" w:cs="Times New Roman"/>
          <w:sz w:val="24"/>
          <w:szCs w:val="24"/>
        </w:rPr>
        <w:t>In Admin use case diagram Admin is the Actor.</w:t>
      </w:r>
    </w:p>
    <w:p w14:paraId="1F80FBDE" w14:textId="77777777" w:rsidR="00747511" w:rsidRPr="00A53549" w:rsidRDefault="00747511">
      <w:pPr>
        <w:pStyle w:val="ListParagraph"/>
        <w:numPr>
          <w:ilvl w:val="0"/>
          <w:numId w:val="17"/>
        </w:numPr>
        <w:rPr>
          <w:rFonts w:ascii="Times New Roman" w:hAnsi="Times New Roman" w:cs="Times New Roman"/>
          <w:sz w:val="24"/>
          <w:szCs w:val="24"/>
        </w:rPr>
      </w:pPr>
      <w:r w:rsidRPr="00A53549">
        <w:rPr>
          <w:rFonts w:ascii="Times New Roman" w:hAnsi="Times New Roman" w:cs="Times New Roman"/>
          <w:sz w:val="24"/>
          <w:szCs w:val="24"/>
        </w:rPr>
        <w:t>Admin can handle following use cases:</w:t>
      </w:r>
    </w:p>
    <w:p w14:paraId="324B459F" w14:textId="77777777" w:rsidR="00747511" w:rsidRPr="00A53549" w:rsidRDefault="00747511">
      <w:pPr>
        <w:pStyle w:val="ListParagraph"/>
        <w:numPr>
          <w:ilvl w:val="0"/>
          <w:numId w:val="18"/>
        </w:numPr>
        <w:rPr>
          <w:rFonts w:ascii="Times New Roman" w:hAnsi="Times New Roman" w:cs="Times New Roman"/>
          <w:sz w:val="24"/>
          <w:szCs w:val="24"/>
        </w:rPr>
      </w:pPr>
      <w:r w:rsidRPr="00A53549">
        <w:rPr>
          <w:rFonts w:ascii="Times New Roman" w:hAnsi="Times New Roman" w:cs="Times New Roman"/>
          <w:sz w:val="24"/>
          <w:szCs w:val="24"/>
        </w:rPr>
        <w:t>Login</w:t>
      </w:r>
    </w:p>
    <w:p w14:paraId="0CBAB3AA" w14:textId="77777777" w:rsidR="00747511" w:rsidRPr="00A53549" w:rsidRDefault="00747511">
      <w:pPr>
        <w:pStyle w:val="ListParagraph"/>
        <w:numPr>
          <w:ilvl w:val="0"/>
          <w:numId w:val="18"/>
        </w:numPr>
        <w:rPr>
          <w:rFonts w:ascii="Times New Roman" w:hAnsi="Times New Roman" w:cs="Times New Roman"/>
          <w:sz w:val="24"/>
          <w:szCs w:val="24"/>
        </w:rPr>
      </w:pPr>
      <w:r w:rsidRPr="00A53549">
        <w:rPr>
          <w:rFonts w:ascii="Times New Roman" w:hAnsi="Times New Roman" w:cs="Times New Roman"/>
          <w:sz w:val="24"/>
          <w:szCs w:val="24"/>
        </w:rPr>
        <w:t>Report Generation</w:t>
      </w:r>
    </w:p>
    <w:p w14:paraId="718B3E7F" w14:textId="77777777" w:rsidR="00747511" w:rsidRPr="00A53549" w:rsidRDefault="00747511">
      <w:pPr>
        <w:pStyle w:val="ListParagraph"/>
        <w:numPr>
          <w:ilvl w:val="0"/>
          <w:numId w:val="18"/>
        </w:numPr>
        <w:rPr>
          <w:rFonts w:ascii="Times New Roman" w:hAnsi="Times New Roman" w:cs="Times New Roman"/>
          <w:sz w:val="24"/>
          <w:szCs w:val="24"/>
        </w:rPr>
      </w:pPr>
      <w:r w:rsidRPr="00A53549">
        <w:rPr>
          <w:rFonts w:ascii="Times New Roman" w:hAnsi="Times New Roman" w:cs="Times New Roman"/>
          <w:sz w:val="24"/>
          <w:szCs w:val="24"/>
        </w:rPr>
        <w:t>Controls account</w:t>
      </w:r>
    </w:p>
    <w:p w14:paraId="05E981C1" w14:textId="77777777" w:rsidR="00747511" w:rsidRPr="00A53549" w:rsidRDefault="00747511" w:rsidP="00747511">
      <w:pPr>
        <w:pStyle w:val="ListParagraph"/>
        <w:ind w:left="1080"/>
        <w:rPr>
          <w:rFonts w:ascii="Times New Roman" w:hAnsi="Times New Roman" w:cs="Times New Roman"/>
          <w:sz w:val="24"/>
          <w:szCs w:val="24"/>
        </w:rPr>
      </w:pPr>
    </w:p>
    <w:p w14:paraId="6A238714" w14:textId="77777777" w:rsidR="00473F77" w:rsidRPr="00A53549" w:rsidRDefault="009E678F" w:rsidP="00473F77">
      <w:pPr>
        <w:ind w:left="0"/>
        <w:rPr>
          <w:b/>
          <w:sz w:val="28"/>
          <w:szCs w:val="28"/>
        </w:rPr>
      </w:pPr>
      <w:r w:rsidRPr="00A53549">
        <w:rPr>
          <w:b/>
          <w:sz w:val="28"/>
          <w:szCs w:val="28"/>
        </w:rPr>
        <w:t xml:space="preserve">  </w:t>
      </w:r>
    </w:p>
    <w:p w14:paraId="37578DD3" w14:textId="77777777" w:rsidR="00755653" w:rsidRPr="00A53549" w:rsidRDefault="00755653" w:rsidP="00473F77">
      <w:pPr>
        <w:ind w:left="0"/>
        <w:rPr>
          <w:b/>
          <w:sz w:val="28"/>
          <w:szCs w:val="28"/>
        </w:rPr>
      </w:pPr>
    </w:p>
    <w:p w14:paraId="5B83FC40" w14:textId="77777777" w:rsidR="00755653" w:rsidRPr="00A53549" w:rsidRDefault="00755653" w:rsidP="00473F77">
      <w:pPr>
        <w:ind w:left="0"/>
        <w:rPr>
          <w:b/>
          <w:sz w:val="28"/>
          <w:szCs w:val="28"/>
        </w:rPr>
      </w:pPr>
    </w:p>
    <w:p w14:paraId="1725C778" w14:textId="77777777" w:rsidR="00755653" w:rsidRDefault="00755653" w:rsidP="00473F77">
      <w:pPr>
        <w:ind w:left="0"/>
        <w:rPr>
          <w:b/>
          <w:sz w:val="28"/>
          <w:szCs w:val="28"/>
        </w:rPr>
      </w:pPr>
    </w:p>
    <w:p w14:paraId="5313E31E" w14:textId="77777777" w:rsidR="00A8772E" w:rsidRDefault="00A8772E" w:rsidP="00473F77">
      <w:pPr>
        <w:ind w:left="0"/>
        <w:rPr>
          <w:b/>
          <w:sz w:val="28"/>
          <w:szCs w:val="28"/>
        </w:rPr>
      </w:pPr>
    </w:p>
    <w:p w14:paraId="5468174B" w14:textId="77777777" w:rsidR="00A8772E" w:rsidRDefault="00A8772E" w:rsidP="00473F77">
      <w:pPr>
        <w:ind w:left="0"/>
        <w:rPr>
          <w:b/>
          <w:sz w:val="28"/>
          <w:szCs w:val="28"/>
        </w:rPr>
      </w:pPr>
    </w:p>
    <w:p w14:paraId="50E94564" w14:textId="77777777" w:rsidR="00A8772E" w:rsidRDefault="00A8772E" w:rsidP="00473F77">
      <w:pPr>
        <w:ind w:left="0"/>
        <w:rPr>
          <w:b/>
          <w:sz w:val="28"/>
          <w:szCs w:val="28"/>
        </w:rPr>
      </w:pPr>
    </w:p>
    <w:p w14:paraId="530BABC3" w14:textId="77777777" w:rsidR="00A8772E" w:rsidRPr="00A53549" w:rsidRDefault="00A8772E" w:rsidP="00473F77">
      <w:pPr>
        <w:ind w:left="0"/>
        <w:rPr>
          <w:b/>
          <w:sz w:val="28"/>
          <w:szCs w:val="28"/>
        </w:rPr>
      </w:pPr>
    </w:p>
    <w:p w14:paraId="0EE57DA4" w14:textId="77777777" w:rsidR="00755653" w:rsidRDefault="00755653" w:rsidP="00473F77">
      <w:pPr>
        <w:ind w:left="0"/>
        <w:rPr>
          <w:b/>
          <w:sz w:val="28"/>
          <w:szCs w:val="28"/>
        </w:rPr>
      </w:pPr>
    </w:p>
    <w:p w14:paraId="65EEB47A" w14:textId="77777777" w:rsidR="00755653" w:rsidRPr="00A53549" w:rsidRDefault="00755653" w:rsidP="00473F77">
      <w:pPr>
        <w:ind w:left="0"/>
        <w:rPr>
          <w:b/>
          <w:sz w:val="28"/>
          <w:szCs w:val="28"/>
        </w:rPr>
      </w:pPr>
    </w:p>
    <w:p w14:paraId="7453B159" w14:textId="77777777" w:rsidR="00755653" w:rsidRPr="00A53549" w:rsidRDefault="00755653" w:rsidP="00755653">
      <w:pPr>
        <w:ind w:left="0"/>
        <w:rPr>
          <w:b/>
          <w:noProof/>
          <w:sz w:val="28"/>
          <w:szCs w:val="28"/>
        </w:rPr>
      </w:pPr>
      <w:r w:rsidRPr="00A53549">
        <w:rPr>
          <w:b/>
          <w:sz w:val="28"/>
          <w:szCs w:val="28"/>
        </w:rPr>
        <w:t>User:</w:t>
      </w:r>
    </w:p>
    <w:p w14:paraId="24D757E5" w14:textId="77777777" w:rsidR="00755653" w:rsidRPr="00A53549" w:rsidRDefault="00755653" w:rsidP="00473F77">
      <w:pPr>
        <w:ind w:left="0"/>
        <w:rPr>
          <w:b/>
          <w:sz w:val="28"/>
          <w:szCs w:val="28"/>
        </w:rPr>
      </w:pPr>
    </w:p>
    <w:p w14:paraId="7001EC6B" w14:textId="77777777" w:rsidR="00473F77" w:rsidRPr="00A53549" w:rsidRDefault="00473F77" w:rsidP="00473F77">
      <w:pPr>
        <w:ind w:left="0"/>
        <w:rPr>
          <w:b/>
          <w:sz w:val="28"/>
          <w:szCs w:val="28"/>
        </w:rPr>
      </w:pPr>
    </w:p>
    <w:p w14:paraId="14D7C321" w14:textId="21C77CD0" w:rsidR="00473F77" w:rsidRPr="00A53549" w:rsidRDefault="00580657" w:rsidP="00473F77">
      <w:pPr>
        <w:ind w:left="0"/>
        <w:rPr>
          <w:b/>
          <w:sz w:val="28"/>
          <w:szCs w:val="28"/>
        </w:rPr>
      </w:pPr>
      <w:r>
        <w:rPr>
          <w:noProof/>
        </w:rPr>
        <w:drawing>
          <wp:inline distT="0" distB="0" distL="0" distR="0" wp14:anchorId="7D0BF899" wp14:editId="4F4CF8E5">
            <wp:extent cx="3914286" cy="4885714"/>
            <wp:effectExtent l="0" t="0" r="0" b="0"/>
            <wp:docPr id="17453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8283" name=""/>
                    <pic:cNvPicPr/>
                  </pic:nvPicPr>
                  <pic:blipFill>
                    <a:blip r:embed="rId9"/>
                    <a:stretch>
                      <a:fillRect/>
                    </a:stretch>
                  </pic:blipFill>
                  <pic:spPr>
                    <a:xfrm>
                      <a:off x="0" y="0"/>
                      <a:ext cx="3914286" cy="4885714"/>
                    </a:xfrm>
                    <a:prstGeom prst="rect">
                      <a:avLst/>
                    </a:prstGeom>
                  </pic:spPr>
                </pic:pic>
              </a:graphicData>
            </a:graphic>
          </wp:inline>
        </w:drawing>
      </w:r>
    </w:p>
    <w:p w14:paraId="34657F03" w14:textId="46F37E25" w:rsidR="00473F77" w:rsidRPr="00A53549" w:rsidRDefault="00747511" w:rsidP="00473F77">
      <w:pPr>
        <w:ind w:left="0"/>
        <w:rPr>
          <w:b/>
          <w:noProof/>
          <w:sz w:val="28"/>
          <w:szCs w:val="28"/>
        </w:rPr>
      </w:pPr>
      <w:r w:rsidRPr="00A53549">
        <w:rPr>
          <w:b/>
          <w:noProof/>
          <w:sz w:val="28"/>
          <w:szCs w:val="28"/>
        </w:rPr>
        <w:t xml:space="preserve">                                         </w:t>
      </w:r>
    </w:p>
    <w:p w14:paraId="34C66E82" w14:textId="0B2766AC" w:rsidR="00473F77" w:rsidRDefault="00473F77" w:rsidP="00473F77">
      <w:pPr>
        <w:jc w:val="center"/>
        <w:rPr>
          <w:i/>
          <w:sz w:val="22"/>
          <w:szCs w:val="22"/>
        </w:rPr>
      </w:pPr>
      <w:r w:rsidRPr="00A53549">
        <w:rPr>
          <w:b/>
          <w:sz w:val="28"/>
          <w:szCs w:val="28"/>
        </w:rPr>
        <w:tab/>
      </w:r>
      <w:r w:rsidRPr="00A53549">
        <w:rPr>
          <w:i/>
          <w:sz w:val="22"/>
          <w:szCs w:val="22"/>
        </w:rPr>
        <w:t xml:space="preserve">Fig. Use case diagram for </w:t>
      </w:r>
      <w:r w:rsidR="00D73677" w:rsidRPr="00A53549">
        <w:rPr>
          <w:i/>
          <w:sz w:val="22"/>
          <w:szCs w:val="22"/>
        </w:rPr>
        <w:t>User</w:t>
      </w:r>
    </w:p>
    <w:p w14:paraId="0A3C7D3A" w14:textId="77777777" w:rsidR="0033373A" w:rsidRPr="00A53549" w:rsidRDefault="0033373A" w:rsidP="00473F77">
      <w:pPr>
        <w:jc w:val="center"/>
        <w:rPr>
          <w:i/>
          <w:sz w:val="22"/>
          <w:szCs w:val="22"/>
        </w:rPr>
      </w:pPr>
    </w:p>
    <w:p w14:paraId="3F9D48D2" w14:textId="3347F139" w:rsidR="00747511" w:rsidRPr="00A53549" w:rsidRDefault="00747511">
      <w:pPr>
        <w:pStyle w:val="ListParagraph"/>
        <w:numPr>
          <w:ilvl w:val="0"/>
          <w:numId w:val="19"/>
        </w:numPr>
        <w:rPr>
          <w:rFonts w:ascii="Times New Roman" w:hAnsi="Times New Roman" w:cs="Times New Roman"/>
          <w:sz w:val="24"/>
          <w:szCs w:val="24"/>
        </w:rPr>
      </w:pPr>
      <w:r w:rsidRPr="00A53549">
        <w:rPr>
          <w:rFonts w:ascii="Times New Roman" w:hAnsi="Times New Roman" w:cs="Times New Roman"/>
          <w:sz w:val="24"/>
          <w:szCs w:val="24"/>
        </w:rPr>
        <w:t xml:space="preserve">In </w:t>
      </w:r>
      <w:r w:rsidR="00D73677" w:rsidRPr="00A53549">
        <w:rPr>
          <w:rFonts w:ascii="Times New Roman" w:hAnsi="Times New Roman" w:cs="Times New Roman"/>
          <w:sz w:val="24"/>
          <w:szCs w:val="24"/>
        </w:rPr>
        <w:t>User</w:t>
      </w:r>
      <w:r w:rsidRPr="00A53549">
        <w:rPr>
          <w:rFonts w:ascii="Times New Roman" w:hAnsi="Times New Roman" w:cs="Times New Roman"/>
          <w:sz w:val="24"/>
          <w:szCs w:val="24"/>
        </w:rPr>
        <w:t xml:space="preserve"> use case diagram </w:t>
      </w:r>
      <w:r w:rsidR="00D73677" w:rsidRPr="00A53549">
        <w:rPr>
          <w:rFonts w:ascii="Times New Roman" w:hAnsi="Times New Roman" w:cs="Times New Roman"/>
          <w:sz w:val="24"/>
          <w:szCs w:val="24"/>
        </w:rPr>
        <w:t>User</w:t>
      </w:r>
      <w:r w:rsidRPr="00A53549">
        <w:rPr>
          <w:rFonts w:ascii="Times New Roman" w:hAnsi="Times New Roman" w:cs="Times New Roman"/>
          <w:sz w:val="24"/>
          <w:szCs w:val="24"/>
        </w:rPr>
        <w:t xml:space="preserve"> is the Actor.</w:t>
      </w:r>
    </w:p>
    <w:p w14:paraId="0FFF6766" w14:textId="4F506C36" w:rsidR="00747511" w:rsidRPr="00A53549" w:rsidRDefault="00D73677">
      <w:pPr>
        <w:pStyle w:val="ListParagraph"/>
        <w:numPr>
          <w:ilvl w:val="0"/>
          <w:numId w:val="19"/>
        </w:numPr>
        <w:rPr>
          <w:rFonts w:ascii="Times New Roman" w:hAnsi="Times New Roman" w:cs="Times New Roman"/>
          <w:sz w:val="24"/>
          <w:szCs w:val="24"/>
        </w:rPr>
      </w:pPr>
      <w:r w:rsidRPr="00A53549">
        <w:rPr>
          <w:rFonts w:ascii="Times New Roman" w:hAnsi="Times New Roman" w:cs="Times New Roman"/>
          <w:sz w:val="24"/>
          <w:szCs w:val="24"/>
        </w:rPr>
        <w:t>User</w:t>
      </w:r>
      <w:r w:rsidR="00747511" w:rsidRPr="00A53549">
        <w:rPr>
          <w:rFonts w:ascii="Times New Roman" w:hAnsi="Times New Roman" w:cs="Times New Roman"/>
          <w:sz w:val="24"/>
          <w:szCs w:val="24"/>
        </w:rPr>
        <w:t xml:space="preserve"> can handle following use cases:</w:t>
      </w:r>
    </w:p>
    <w:p w14:paraId="542E75FE" w14:textId="77777777" w:rsidR="00747511" w:rsidRPr="00A53549" w:rsidRDefault="00747511">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t>Register</w:t>
      </w:r>
    </w:p>
    <w:p w14:paraId="1571651F" w14:textId="77777777" w:rsidR="00747511" w:rsidRPr="00A53549" w:rsidRDefault="00747511">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t>Login</w:t>
      </w:r>
    </w:p>
    <w:p w14:paraId="6D97F863" w14:textId="3DDEE796" w:rsidR="00747511" w:rsidRPr="00A53549" w:rsidRDefault="00747511">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t xml:space="preserve">Search </w:t>
      </w:r>
      <w:r w:rsidR="002C3CFD" w:rsidRPr="00A53549">
        <w:rPr>
          <w:rFonts w:ascii="Times New Roman" w:hAnsi="Times New Roman" w:cs="Times New Roman"/>
          <w:sz w:val="24"/>
          <w:szCs w:val="24"/>
        </w:rPr>
        <w:t>Turf</w:t>
      </w:r>
    </w:p>
    <w:p w14:paraId="01D0600B" w14:textId="628DF56B" w:rsidR="00D84F50" w:rsidRPr="00A53549" w:rsidRDefault="00D84F50">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t>Browse Turf Photos</w:t>
      </w:r>
    </w:p>
    <w:p w14:paraId="124689F4" w14:textId="3458CFE2" w:rsidR="00D84F50" w:rsidRPr="00A53549" w:rsidRDefault="00D84F50">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t>Browse Turf Price</w:t>
      </w:r>
    </w:p>
    <w:p w14:paraId="7A20EAF1" w14:textId="78D73B4F" w:rsidR="00747511" w:rsidRPr="00A53549" w:rsidRDefault="002C3CFD">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t>Book</w:t>
      </w:r>
      <w:r w:rsidR="00747511" w:rsidRPr="00A53549">
        <w:rPr>
          <w:rFonts w:ascii="Times New Roman" w:hAnsi="Times New Roman" w:cs="Times New Roman"/>
          <w:sz w:val="24"/>
          <w:szCs w:val="24"/>
        </w:rPr>
        <w:t xml:space="preserve"> </w:t>
      </w:r>
      <w:r w:rsidRPr="00A53549">
        <w:rPr>
          <w:rFonts w:ascii="Times New Roman" w:hAnsi="Times New Roman" w:cs="Times New Roman"/>
          <w:sz w:val="24"/>
          <w:szCs w:val="24"/>
        </w:rPr>
        <w:t>Turf</w:t>
      </w:r>
    </w:p>
    <w:p w14:paraId="5BE21EDA" w14:textId="07057248" w:rsidR="00747511" w:rsidRPr="00A53549" w:rsidRDefault="00747511">
      <w:pPr>
        <w:pStyle w:val="ListParagraph"/>
        <w:numPr>
          <w:ilvl w:val="0"/>
          <w:numId w:val="20"/>
        </w:numPr>
        <w:rPr>
          <w:rFonts w:ascii="Times New Roman" w:hAnsi="Times New Roman" w:cs="Times New Roman"/>
          <w:sz w:val="24"/>
          <w:szCs w:val="24"/>
        </w:rPr>
      </w:pPr>
      <w:r w:rsidRPr="00A53549">
        <w:rPr>
          <w:rFonts w:ascii="Times New Roman" w:hAnsi="Times New Roman" w:cs="Times New Roman"/>
          <w:sz w:val="24"/>
          <w:szCs w:val="24"/>
        </w:rPr>
        <w:lastRenderedPageBreak/>
        <w:t xml:space="preserve">Delete </w:t>
      </w:r>
      <w:r w:rsidR="00596ED0" w:rsidRPr="00A53549">
        <w:rPr>
          <w:rFonts w:ascii="Times New Roman" w:hAnsi="Times New Roman" w:cs="Times New Roman"/>
          <w:sz w:val="24"/>
          <w:szCs w:val="24"/>
        </w:rPr>
        <w:t>Booking</w:t>
      </w:r>
    </w:p>
    <w:p w14:paraId="0CC6826A" w14:textId="00AAB7A3" w:rsidR="00747511" w:rsidRPr="00A53549" w:rsidRDefault="00747511" w:rsidP="00D84F50">
      <w:pPr>
        <w:pStyle w:val="ListParagraph"/>
        <w:ind w:left="1080"/>
        <w:rPr>
          <w:rFonts w:ascii="Times New Roman" w:hAnsi="Times New Roman" w:cs="Times New Roman"/>
          <w:sz w:val="24"/>
          <w:szCs w:val="24"/>
        </w:rPr>
      </w:pPr>
    </w:p>
    <w:p w14:paraId="32F8516C" w14:textId="77777777" w:rsidR="002C3CFD" w:rsidRPr="00A53549" w:rsidRDefault="002C3CFD" w:rsidP="002C3CFD">
      <w:pPr>
        <w:pStyle w:val="ListParagraph"/>
        <w:ind w:left="1080"/>
        <w:rPr>
          <w:rFonts w:ascii="Times New Roman" w:hAnsi="Times New Roman" w:cs="Times New Roman"/>
          <w:sz w:val="24"/>
          <w:szCs w:val="24"/>
        </w:rPr>
      </w:pPr>
    </w:p>
    <w:p w14:paraId="3685E198" w14:textId="77777777" w:rsidR="00747511" w:rsidRPr="00A53549" w:rsidRDefault="00747511" w:rsidP="00747511">
      <w:pPr>
        <w:pStyle w:val="ListParagraph"/>
        <w:ind w:left="1080"/>
        <w:rPr>
          <w:rFonts w:ascii="Times New Roman" w:hAnsi="Times New Roman" w:cs="Times New Roman"/>
          <w:sz w:val="24"/>
          <w:szCs w:val="24"/>
        </w:rPr>
      </w:pPr>
    </w:p>
    <w:p w14:paraId="11D97C28" w14:textId="77777777" w:rsidR="00747511" w:rsidRPr="00A53549" w:rsidRDefault="00747511" w:rsidP="00BB724C">
      <w:pPr>
        <w:ind w:left="0"/>
        <w:rPr>
          <w:b/>
          <w:sz w:val="28"/>
          <w:szCs w:val="28"/>
        </w:rPr>
      </w:pPr>
    </w:p>
    <w:p w14:paraId="5CFE9585" w14:textId="2DBB087A" w:rsidR="00202707" w:rsidRDefault="005C12D3" w:rsidP="00202707">
      <w:pPr>
        <w:rPr>
          <w:b/>
          <w:noProof/>
          <w:sz w:val="28"/>
          <w:szCs w:val="28"/>
        </w:rPr>
      </w:pPr>
      <w:r w:rsidRPr="00A53549">
        <w:rPr>
          <w:b/>
          <w:sz w:val="28"/>
          <w:szCs w:val="28"/>
        </w:rPr>
        <w:t>Turf Owner</w:t>
      </w:r>
      <w:r w:rsidR="00747511" w:rsidRPr="00A53549">
        <w:rPr>
          <w:b/>
          <w:sz w:val="28"/>
          <w:szCs w:val="28"/>
        </w:rPr>
        <w:t>:</w:t>
      </w:r>
      <w:r w:rsidR="00747511" w:rsidRPr="00A53549">
        <w:rPr>
          <w:b/>
          <w:noProof/>
          <w:sz w:val="28"/>
          <w:szCs w:val="28"/>
        </w:rPr>
        <w:t xml:space="preserve">     </w:t>
      </w:r>
    </w:p>
    <w:p w14:paraId="4F922466" w14:textId="3865774D" w:rsidR="00747511" w:rsidRPr="00A53549" w:rsidRDefault="00A8772E" w:rsidP="00202707">
      <w:pPr>
        <w:ind w:left="0"/>
        <w:rPr>
          <w:b/>
          <w:sz w:val="28"/>
          <w:szCs w:val="28"/>
        </w:rPr>
      </w:pPr>
      <w:r>
        <w:rPr>
          <w:noProof/>
        </w:rPr>
        <w:drawing>
          <wp:inline distT="0" distB="0" distL="0" distR="0" wp14:anchorId="279E887C" wp14:editId="07E6C9C7">
            <wp:extent cx="3876190" cy="7371428"/>
            <wp:effectExtent l="0" t="0" r="0" b="1270"/>
            <wp:docPr id="4956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32694" name=""/>
                    <pic:cNvPicPr/>
                  </pic:nvPicPr>
                  <pic:blipFill>
                    <a:blip r:embed="rId10"/>
                    <a:stretch>
                      <a:fillRect/>
                    </a:stretch>
                  </pic:blipFill>
                  <pic:spPr>
                    <a:xfrm>
                      <a:off x="0" y="0"/>
                      <a:ext cx="3876190" cy="7371428"/>
                    </a:xfrm>
                    <a:prstGeom prst="rect">
                      <a:avLst/>
                    </a:prstGeom>
                  </pic:spPr>
                </pic:pic>
              </a:graphicData>
            </a:graphic>
          </wp:inline>
        </w:drawing>
      </w:r>
    </w:p>
    <w:p w14:paraId="4723D12C" w14:textId="10D5CC56" w:rsidR="00A8772E" w:rsidRDefault="00A8772E" w:rsidP="00A8772E">
      <w:pPr>
        <w:jc w:val="center"/>
        <w:rPr>
          <w:i/>
          <w:sz w:val="22"/>
          <w:szCs w:val="22"/>
        </w:rPr>
      </w:pPr>
      <w:r w:rsidRPr="00A53549">
        <w:rPr>
          <w:i/>
          <w:sz w:val="22"/>
          <w:szCs w:val="22"/>
        </w:rPr>
        <w:t xml:space="preserve">Fig. Use case diagram for </w:t>
      </w:r>
      <w:r>
        <w:rPr>
          <w:i/>
          <w:sz w:val="22"/>
          <w:szCs w:val="22"/>
        </w:rPr>
        <w:t>Turf Owner</w:t>
      </w:r>
    </w:p>
    <w:p w14:paraId="7214D711" w14:textId="77777777" w:rsidR="00C94215" w:rsidRPr="00A53549" w:rsidRDefault="00C94215" w:rsidP="00A8772E">
      <w:pPr>
        <w:jc w:val="center"/>
        <w:rPr>
          <w:i/>
          <w:sz w:val="22"/>
          <w:szCs w:val="22"/>
        </w:rPr>
      </w:pPr>
    </w:p>
    <w:p w14:paraId="5BB481A3" w14:textId="77777777" w:rsidR="00747511" w:rsidRDefault="00747511" w:rsidP="00747511">
      <w:pPr>
        <w:jc w:val="center"/>
        <w:rPr>
          <w:b/>
          <w:sz w:val="28"/>
          <w:szCs w:val="28"/>
        </w:rPr>
      </w:pPr>
    </w:p>
    <w:p w14:paraId="5FDCEDE1" w14:textId="77777777" w:rsidR="00173421" w:rsidRPr="00A53549" w:rsidRDefault="00173421" w:rsidP="00747511">
      <w:pPr>
        <w:jc w:val="center"/>
        <w:rPr>
          <w:b/>
          <w:sz w:val="28"/>
          <w:szCs w:val="28"/>
        </w:rPr>
      </w:pPr>
    </w:p>
    <w:p w14:paraId="36DE3C55" w14:textId="45E15C29" w:rsidR="00747511" w:rsidRPr="00A53549" w:rsidRDefault="00747511">
      <w:pPr>
        <w:pStyle w:val="ListParagraph"/>
        <w:numPr>
          <w:ilvl w:val="0"/>
          <w:numId w:val="21"/>
        </w:numPr>
        <w:rPr>
          <w:rFonts w:ascii="Times New Roman" w:hAnsi="Times New Roman" w:cs="Times New Roman"/>
          <w:b/>
          <w:sz w:val="24"/>
          <w:szCs w:val="24"/>
        </w:rPr>
      </w:pPr>
      <w:r w:rsidRPr="00A53549">
        <w:rPr>
          <w:rFonts w:ascii="Times New Roman" w:hAnsi="Times New Roman" w:cs="Times New Roman"/>
          <w:sz w:val="24"/>
          <w:szCs w:val="24"/>
        </w:rPr>
        <w:t xml:space="preserve">In </w:t>
      </w:r>
      <w:r w:rsidR="00E409B8" w:rsidRPr="00A53549">
        <w:rPr>
          <w:rFonts w:ascii="Times New Roman" w:hAnsi="Times New Roman" w:cs="Times New Roman"/>
          <w:sz w:val="24"/>
          <w:szCs w:val="24"/>
        </w:rPr>
        <w:t>Turf Owner</w:t>
      </w:r>
      <w:r w:rsidRPr="00A53549">
        <w:rPr>
          <w:rFonts w:ascii="Times New Roman" w:hAnsi="Times New Roman" w:cs="Times New Roman"/>
          <w:sz w:val="24"/>
          <w:szCs w:val="24"/>
        </w:rPr>
        <w:t xml:space="preserve"> use case diagram </w:t>
      </w:r>
      <w:r w:rsidR="00E409B8" w:rsidRPr="00A53549">
        <w:rPr>
          <w:rFonts w:ascii="Times New Roman" w:hAnsi="Times New Roman" w:cs="Times New Roman"/>
          <w:sz w:val="24"/>
          <w:szCs w:val="24"/>
        </w:rPr>
        <w:t>Turf Owner</w:t>
      </w:r>
      <w:r w:rsidRPr="00A53549">
        <w:rPr>
          <w:rFonts w:ascii="Times New Roman" w:hAnsi="Times New Roman" w:cs="Times New Roman"/>
          <w:sz w:val="24"/>
          <w:szCs w:val="24"/>
        </w:rPr>
        <w:t xml:space="preserve"> is the Actor</w:t>
      </w:r>
      <w:r w:rsidRPr="00A53549">
        <w:rPr>
          <w:rFonts w:ascii="Times New Roman" w:hAnsi="Times New Roman" w:cs="Times New Roman"/>
          <w:b/>
          <w:sz w:val="24"/>
          <w:szCs w:val="24"/>
        </w:rPr>
        <w:t>.</w:t>
      </w:r>
    </w:p>
    <w:p w14:paraId="06BD54DC" w14:textId="5F653EF9" w:rsidR="00747511" w:rsidRPr="00A53549" w:rsidRDefault="00BF4843">
      <w:pPr>
        <w:pStyle w:val="ListParagraph"/>
        <w:numPr>
          <w:ilvl w:val="0"/>
          <w:numId w:val="21"/>
        </w:numPr>
        <w:rPr>
          <w:rFonts w:ascii="Times New Roman" w:hAnsi="Times New Roman" w:cs="Times New Roman"/>
          <w:sz w:val="24"/>
          <w:szCs w:val="24"/>
        </w:rPr>
      </w:pPr>
      <w:r w:rsidRPr="00A53549">
        <w:rPr>
          <w:rFonts w:ascii="Times New Roman" w:hAnsi="Times New Roman" w:cs="Times New Roman"/>
          <w:sz w:val="24"/>
          <w:szCs w:val="24"/>
        </w:rPr>
        <w:t>Turf Owner</w:t>
      </w:r>
      <w:r w:rsidR="00747511" w:rsidRPr="00A53549">
        <w:rPr>
          <w:rFonts w:ascii="Times New Roman" w:hAnsi="Times New Roman" w:cs="Times New Roman"/>
          <w:sz w:val="24"/>
          <w:szCs w:val="24"/>
        </w:rPr>
        <w:t xml:space="preserve"> can handle following use cases:</w:t>
      </w:r>
    </w:p>
    <w:p w14:paraId="286D3671" w14:textId="77777777" w:rsidR="00747511" w:rsidRPr="00A53549" w:rsidRDefault="00747511">
      <w:pPr>
        <w:pStyle w:val="ListParagraph"/>
        <w:numPr>
          <w:ilvl w:val="0"/>
          <w:numId w:val="22"/>
        </w:numPr>
        <w:rPr>
          <w:rFonts w:ascii="Times New Roman" w:hAnsi="Times New Roman" w:cs="Times New Roman"/>
          <w:sz w:val="24"/>
          <w:szCs w:val="24"/>
        </w:rPr>
      </w:pPr>
      <w:r w:rsidRPr="00A53549">
        <w:rPr>
          <w:rFonts w:ascii="Times New Roman" w:hAnsi="Times New Roman" w:cs="Times New Roman"/>
          <w:sz w:val="24"/>
          <w:szCs w:val="24"/>
        </w:rPr>
        <w:t>Register</w:t>
      </w:r>
    </w:p>
    <w:p w14:paraId="00CE6193" w14:textId="77777777" w:rsidR="00747511" w:rsidRPr="00A53549" w:rsidRDefault="00747511">
      <w:pPr>
        <w:pStyle w:val="ListParagraph"/>
        <w:numPr>
          <w:ilvl w:val="0"/>
          <w:numId w:val="22"/>
        </w:numPr>
        <w:rPr>
          <w:rFonts w:ascii="Times New Roman" w:hAnsi="Times New Roman" w:cs="Times New Roman"/>
          <w:sz w:val="24"/>
          <w:szCs w:val="24"/>
        </w:rPr>
      </w:pPr>
      <w:r w:rsidRPr="00A53549">
        <w:rPr>
          <w:rFonts w:ascii="Times New Roman" w:hAnsi="Times New Roman" w:cs="Times New Roman"/>
          <w:sz w:val="24"/>
          <w:szCs w:val="24"/>
        </w:rPr>
        <w:t>Login</w:t>
      </w:r>
    </w:p>
    <w:p w14:paraId="2DD98BE7" w14:textId="3C835476" w:rsidR="00747511" w:rsidRPr="00A53549" w:rsidRDefault="00747511">
      <w:pPr>
        <w:pStyle w:val="ListParagraph"/>
        <w:numPr>
          <w:ilvl w:val="0"/>
          <w:numId w:val="22"/>
        </w:numPr>
        <w:rPr>
          <w:rFonts w:ascii="Times New Roman" w:hAnsi="Times New Roman" w:cs="Times New Roman"/>
          <w:sz w:val="24"/>
          <w:szCs w:val="24"/>
        </w:rPr>
      </w:pPr>
      <w:r w:rsidRPr="00A53549">
        <w:rPr>
          <w:rFonts w:ascii="Times New Roman" w:hAnsi="Times New Roman" w:cs="Times New Roman"/>
          <w:sz w:val="24"/>
          <w:szCs w:val="24"/>
        </w:rPr>
        <w:t xml:space="preserve">Search </w:t>
      </w:r>
      <w:r w:rsidR="005155CA" w:rsidRPr="00A53549">
        <w:rPr>
          <w:rFonts w:ascii="Times New Roman" w:hAnsi="Times New Roman" w:cs="Times New Roman"/>
          <w:sz w:val="24"/>
          <w:szCs w:val="24"/>
        </w:rPr>
        <w:t>Tur</w:t>
      </w:r>
      <w:r w:rsidR="008D4533" w:rsidRPr="00A53549">
        <w:rPr>
          <w:rFonts w:ascii="Times New Roman" w:hAnsi="Times New Roman" w:cs="Times New Roman"/>
          <w:sz w:val="24"/>
          <w:szCs w:val="24"/>
        </w:rPr>
        <w:t>f</w:t>
      </w:r>
      <w:r w:rsidR="005155CA" w:rsidRPr="00A53549">
        <w:rPr>
          <w:rFonts w:ascii="Times New Roman" w:hAnsi="Times New Roman" w:cs="Times New Roman"/>
          <w:sz w:val="24"/>
          <w:szCs w:val="24"/>
        </w:rPr>
        <w:t xml:space="preserve"> Details</w:t>
      </w:r>
    </w:p>
    <w:p w14:paraId="0DD8E5C0" w14:textId="20800C58" w:rsidR="00747511" w:rsidRPr="00A53549" w:rsidRDefault="008D7979">
      <w:pPr>
        <w:pStyle w:val="ListParagraph"/>
        <w:numPr>
          <w:ilvl w:val="0"/>
          <w:numId w:val="22"/>
        </w:numPr>
        <w:rPr>
          <w:rFonts w:ascii="Times New Roman" w:hAnsi="Times New Roman" w:cs="Times New Roman"/>
          <w:sz w:val="24"/>
          <w:szCs w:val="24"/>
        </w:rPr>
      </w:pPr>
      <w:r w:rsidRPr="00A53549">
        <w:rPr>
          <w:rFonts w:ascii="Times New Roman" w:hAnsi="Times New Roman" w:cs="Times New Roman"/>
          <w:sz w:val="24"/>
          <w:szCs w:val="24"/>
        </w:rPr>
        <w:t>Update</w:t>
      </w:r>
      <w:r w:rsidR="00C878AD" w:rsidRPr="00A53549">
        <w:rPr>
          <w:rFonts w:ascii="Times New Roman" w:hAnsi="Times New Roman" w:cs="Times New Roman"/>
          <w:sz w:val="24"/>
          <w:szCs w:val="24"/>
        </w:rPr>
        <w:t xml:space="preserve"> Turf</w:t>
      </w:r>
      <w:r w:rsidR="00CA7860" w:rsidRPr="00A53549">
        <w:rPr>
          <w:rFonts w:ascii="Times New Roman" w:hAnsi="Times New Roman" w:cs="Times New Roman"/>
          <w:sz w:val="24"/>
          <w:szCs w:val="24"/>
        </w:rPr>
        <w:t xml:space="preserve"> Details</w:t>
      </w:r>
    </w:p>
    <w:p w14:paraId="1E405394" w14:textId="71501268" w:rsidR="008D4533" w:rsidRPr="00A53549" w:rsidRDefault="008D4533">
      <w:pPr>
        <w:pStyle w:val="ListParagraph"/>
        <w:numPr>
          <w:ilvl w:val="0"/>
          <w:numId w:val="22"/>
        </w:numPr>
        <w:rPr>
          <w:rFonts w:ascii="Times New Roman" w:hAnsi="Times New Roman" w:cs="Times New Roman"/>
          <w:sz w:val="24"/>
          <w:szCs w:val="24"/>
        </w:rPr>
      </w:pPr>
      <w:r w:rsidRPr="00A53549">
        <w:rPr>
          <w:rFonts w:ascii="Times New Roman" w:hAnsi="Times New Roman" w:cs="Times New Roman"/>
          <w:sz w:val="24"/>
          <w:szCs w:val="24"/>
        </w:rPr>
        <w:t>Delete Turf Details</w:t>
      </w:r>
    </w:p>
    <w:p w14:paraId="3FD3D274" w14:textId="726B6664" w:rsidR="00CA7860" w:rsidRPr="00A53549" w:rsidRDefault="00CA7860">
      <w:pPr>
        <w:pStyle w:val="ListParagraph"/>
        <w:numPr>
          <w:ilvl w:val="0"/>
          <w:numId w:val="22"/>
        </w:numPr>
        <w:rPr>
          <w:rFonts w:ascii="Times New Roman" w:hAnsi="Times New Roman" w:cs="Times New Roman"/>
          <w:sz w:val="24"/>
          <w:szCs w:val="24"/>
        </w:rPr>
      </w:pPr>
      <w:r w:rsidRPr="00A53549">
        <w:rPr>
          <w:rFonts w:ascii="Times New Roman" w:hAnsi="Times New Roman" w:cs="Times New Roman"/>
          <w:sz w:val="24"/>
          <w:szCs w:val="24"/>
        </w:rPr>
        <w:t>Payback Details</w:t>
      </w:r>
    </w:p>
    <w:p w14:paraId="54F2BF81" w14:textId="77777777" w:rsidR="00747511" w:rsidRPr="00A53549" w:rsidRDefault="00747511" w:rsidP="00747511"/>
    <w:p w14:paraId="7FA9A003" w14:textId="77777777" w:rsidR="004A5106" w:rsidRPr="00A53549" w:rsidRDefault="004A5106" w:rsidP="004A5106"/>
    <w:p w14:paraId="296C7F5D" w14:textId="77777777" w:rsidR="004A5106" w:rsidRPr="00A53549" w:rsidRDefault="004A5106" w:rsidP="004A5106"/>
    <w:p w14:paraId="425ED865" w14:textId="77777777" w:rsidR="004A5106" w:rsidRPr="00A53549" w:rsidRDefault="004A5106" w:rsidP="004A5106"/>
    <w:p w14:paraId="642AC805" w14:textId="77777777" w:rsidR="00B30E36" w:rsidRPr="00A53549" w:rsidRDefault="00B30E36" w:rsidP="00690523">
      <w:pPr>
        <w:ind w:left="0"/>
      </w:pPr>
    </w:p>
    <w:sectPr w:rsidR="00B30E36" w:rsidRPr="00A53549" w:rsidSect="00FA23F2">
      <w:headerReference w:type="default" r:id="rId11"/>
      <w:footerReference w:type="default" r:id="rId12"/>
      <w:headerReference w:type="first" r:id="rId13"/>
      <w:footerReference w:type="first" r:id="rId14"/>
      <w:endnotePr>
        <w:numFmt w:val="decimal"/>
      </w:endnotePr>
      <w:pgSz w:w="11907" w:h="16834"/>
      <w:pgMar w:top="1418" w:right="1134" w:bottom="1418" w:left="1701" w:header="720" w:footer="720"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C52A8" w14:textId="77777777" w:rsidR="00A02B29" w:rsidRDefault="00A02B29">
      <w:pPr>
        <w:spacing w:line="20" w:lineRule="exact"/>
      </w:pPr>
    </w:p>
  </w:endnote>
  <w:endnote w:type="continuationSeparator" w:id="0">
    <w:p w14:paraId="3C3FA48A" w14:textId="77777777" w:rsidR="00A02B29" w:rsidRDefault="00A02B29">
      <w:r>
        <w:t xml:space="preserve"> </w:t>
      </w:r>
    </w:p>
  </w:endnote>
  <w:endnote w:type="continuationNotice" w:id="1">
    <w:p w14:paraId="18337D16" w14:textId="77777777" w:rsidR="00A02B29" w:rsidRDefault="00A02B29">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09185"/>
      <w:docPartObj>
        <w:docPartGallery w:val="Page Numbers (Bottom of Page)"/>
        <w:docPartUnique/>
      </w:docPartObj>
    </w:sdtPr>
    <w:sdtContent>
      <w:p w14:paraId="07E9C3D0" w14:textId="77777777" w:rsidR="00CD69E9" w:rsidRDefault="00CE2E27">
        <w:pPr>
          <w:pStyle w:val="Footer"/>
          <w:jc w:val="center"/>
        </w:pPr>
        <w:r>
          <w:fldChar w:fldCharType="begin"/>
        </w:r>
        <w:r>
          <w:instrText xml:space="preserve"> PAGE   \* MERGEFORMAT </w:instrText>
        </w:r>
        <w:r>
          <w:fldChar w:fldCharType="separate"/>
        </w:r>
        <w:r w:rsidR="002047EA">
          <w:rPr>
            <w:noProof/>
          </w:rPr>
          <w:t>17</w:t>
        </w:r>
        <w:r>
          <w:rPr>
            <w:noProof/>
          </w:rPr>
          <w:fldChar w:fldCharType="end"/>
        </w:r>
      </w:p>
    </w:sdtContent>
  </w:sdt>
  <w:p w14:paraId="2E09AC4D" w14:textId="77777777" w:rsidR="00CD69E9" w:rsidRPr="00CD5D41" w:rsidRDefault="00CD69E9" w:rsidP="00A22F29">
    <w:pPr>
      <w:pStyle w:val="Footer"/>
      <w:adjustRightInd w:val="0"/>
      <w:spacing w:after="0"/>
      <w:rPr>
        <w:rFonts w:ascii="Trebuchet MS" w:hAnsi="Trebuchet MS"/>
        <w:bCs/>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6DA6D" w14:textId="77777777" w:rsidR="00CD69E9" w:rsidRDefault="00CD69E9">
    <w:pPr>
      <w:pStyle w:val="Footer"/>
      <w:pBdr>
        <w:top w:val="none" w:sz="0" w:space="0" w:color="auto"/>
      </w:pBdr>
      <w:tabs>
        <w:tab w:val="clear" w:pos="8640"/>
        <w:tab w:val="center" w:pos="5220"/>
        <w:tab w:val="right" w:pos="9072"/>
      </w:tabs>
    </w:pPr>
    <w:r>
      <w:tab/>
    </w:r>
    <w:r>
      <w:rPr>
        <w:caps/>
      </w:rPr>
      <w:t>BUSINESS COMPANY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AE62C" w14:textId="77777777" w:rsidR="00A02B29" w:rsidRDefault="00A02B29">
      <w:r>
        <w:separator/>
      </w:r>
    </w:p>
  </w:footnote>
  <w:footnote w:type="continuationSeparator" w:id="0">
    <w:p w14:paraId="7F35856E" w14:textId="77777777" w:rsidR="00A02B29" w:rsidRDefault="00A02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68E0C" w14:textId="4A7CA263" w:rsidR="00CD69E9" w:rsidRPr="009C41A5" w:rsidRDefault="00CD69E9" w:rsidP="00547489">
    <w:pPr>
      <w:pStyle w:val="Header"/>
      <w:rPr>
        <w:rFonts w:ascii="Trebuchet MS" w:hAnsi="Trebuchet MS"/>
        <w:sz w:val="20"/>
      </w:rPr>
    </w:pPr>
    <w:bookmarkStart w:id="7" w:name="OLE_LINK1"/>
    <w:bookmarkStart w:id="8" w:name="OLE_LINK2"/>
    <w:bookmarkStart w:id="9" w:name="_Hlk264377503"/>
    <w:r>
      <w:rPr>
        <w:rFonts w:ascii="Trebuchet MS" w:hAnsi="Trebuchet MS"/>
        <w:sz w:val="20"/>
      </w:rPr>
      <w:t>KNOW-IT</w:t>
    </w:r>
    <w:r>
      <w:rPr>
        <w:rFonts w:ascii="Trebuchet MS" w:hAnsi="Trebuchet MS"/>
        <w:sz w:val="20"/>
      </w:rPr>
      <w:tab/>
    </w:r>
    <w:r>
      <w:rPr>
        <w:rFonts w:ascii="Trebuchet MS" w:hAnsi="Trebuchet MS"/>
        <w:sz w:val="20"/>
      </w:rPr>
      <w:tab/>
    </w:r>
    <w:proofErr w:type="spellStart"/>
    <w:r w:rsidR="004B5112">
      <w:rPr>
        <w:rFonts w:ascii="Trebuchet MS" w:hAnsi="Trebuchet MS"/>
        <w:sz w:val="20"/>
      </w:rPr>
      <w:t>BookMyTurf</w:t>
    </w:r>
    <w:proofErr w:type="spellEnd"/>
    <w:r w:rsidRPr="00F22E82">
      <w:rPr>
        <w:rFonts w:ascii="Trebuchet MS" w:hAnsi="Trebuchet MS"/>
        <w:sz w:val="20"/>
      </w:rPr>
      <w:t xml:space="preserve">                                                     </w:t>
    </w:r>
    <w:r>
      <w:rPr>
        <w:rFonts w:ascii="Trebuchet MS" w:hAnsi="Trebuchet MS"/>
        <w:sz w:val="20"/>
      </w:rPr>
      <w:t xml:space="preserve">                               </w:t>
    </w:r>
    <w:bookmarkEnd w:id="7"/>
    <w:bookmarkEnd w:id="8"/>
    <w:bookmarkEnd w:id="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E16F1" w14:textId="77777777" w:rsidR="00CD69E9" w:rsidRDefault="00CD69E9">
    <w:pPr>
      <w:pStyle w:val="Header"/>
      <w:pBdr>
        <w:bottom w:val="none" w:sz="0" w:space="0" w:color="auto"/>
      </w:pBdr>
    </w:pPr>
    <w:r>
      <w:rPr>
        <w:noProof/>
        <w:sz w:val="20"/>
        <w:lang w:val="en-US"/>
      </w:rPr>
      <w:drawing>
        <wp:anchor distT="0" distB="0" distL="114300" distR="114300" simplePos="0" relativeHeight="251658240" behindDoc="0" locked="0" layoutInCell="0" allowOverlap="1" wp14:anchorId="340BFEFF" wp14:editId="4B4251C1">
          <wp:simplePos x="0" y="0"/>
          <wp:positionH relativeFrom="column">
            <wp:posOffset>4114165</wp:posOffset>
          </wp:positionH>
          <wp:positionV relativeFrom="paragraph">
            <wp:posOffset>2540</wp:posOffset>
          </wp:positionV>
          <wp:extent cx="1600200" cy="463550"/>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srcRect/>
                  <a:stretch>
                    <a:fillRect/>
                  </a:stretch>
                </pic:blipFill>
                <pic:spPr bwMode="auto">
                  <a:xfrm>
                    <a:off x="0" y="0"/>
                    <a:ext cx="1600200" cy="463550"/>
                  </a:xfrm>
                  <a:prstGeom prst="rect">
                    <a:avLst/>
                  </a:prstGeom>
                  <a:noFill/>
                  <a:ln w="9525">
                    <a:noFill/>
                    <a:miter lim="800000"/>
                    <a:headEnd/>
                    <a:tailEnd/>
                  </a:ln>
                  <a:effectLst/>
                </pic:spPr>
              </pic:pic>
            </a:graphicData>
          </a:graphic>
        </wp:anchor>
      </w:drawing>
    </w:r>
    <w:r>
      <w:tab/>
    </w:r>
    <w:r>
      <w:tab/>
    </w:r>
  </w:p>
  <w:p w14:paraId="2812DF70" w14:textId="77777777" w:rsidR="00CD69E9" w:rsidRDefault="00CD69E9">
    <w:pPr>
      <w:pStyle w:val="Header"/>
      <w:pBdr>
        <w:bottom w:val="none" w:sz="0" w:space="0" w:color="auto"/>
      </w:pBdr>
      <w:tabs>
        <w:tab w:val="clear" w:pos="8640"/>
        <w:tab w:val="right" w:pos="9072"/>
      </w:tabs>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EE164996"/>
    <w:lvl w:ilvl="0">
      <w:start w:val="1"/>
      <w:numFmt w:val="decimal"/>
      <w:pStyle w:val="Heading1"/>
      <w:lvlText w:val="%1."/>
      <w:lvlJc w:val="left"/>
      <w:pPr>
        <w:tabs>
          <w:tab w:val="num" w:pos="0"/>
        </w:tabs>
        <w:ind w:left="0" w:firstLine="0"/>
      </w:pPr>
      <w:rPr>
        <w:sz w:val="24"/>
      </w:rPr>
    </w:lvl>
    <w:lvl w:ilvl="1">
      <w:start w:val="1"/>
      <w:numFmt w:val="decimal"/>
      <w:pStyle w:val="Heading2"/>
      <w:lvlText w:val="%1.%2"/>
      <w:lvlJc w:val="left"/>
      <w:pPr>
        <w:tabs>
          <w:tab w:val="num" w:pos="0"/>
        </w:tabs>
        <w:ind w:left="0" w:firstLine="0"/>
      </w:pPr>
      <w:rPr>
        <w:sz w:val="32"/>
        <w:szCs w:val="32"/>
      </w:rPr>
    </w:lvl>
    <w:lvl w:ilvl="2">
      <w:start w:val="1"/>
      <w:numFmt w:val="decimal"/>
      <w:pStyle w:val="Heading3"/>
      <w:lvlText w:val="%1.%2.%3"/>
      <w:lvlJc w:val="left"/>
      <w:pPr>
        <w:tabs>
          <w:tab w:val="num" w:pos="990"/>
        </w:tabs>
        <w:ind w:left="99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
      <w:lvlJc w:val="left"/>
      <w:pPr>
        <w:tabs>
          <w:tab w:val="num" w:pos="0"/>
        </w:tabs>
        <w:ind w:left="0" w:firstLine="0"/>
      </w:pPr>
      <w:rPr>
        <w:b/>
        <w:sz w:val="24"/>
      </w:rPr>
    </w:lvl>
  </w:abstractNum>
  <w:abstractNum w:abstractNumId="1" w15:restartNumberingAfterBreak="0">
    <w:nsid w:val="00000007"/>
    <w:multiLevelType w:val="multilevel"/>
    <w:tmpl w:val="00000007"/>
    <w:name w:val="WW8Num6"/>
    <w:lvl w:ilvl="0">
      <w:start w:val="5"/>
      <w:numFmt w:val="lowerRoman"/>
      <w:lvlText w:val="%1."/>
      <w:lvlJc w:val="left"/>
      <w:pPr>
        <w:tabs>
          <w:tab w:val="num" w:pos="283"/>
        </w:tabs>
        <w:ind w:left="283" w:hanging="283"/>
      </w:pPr>
    </w:lvl>
    <w:lvl w:ilvl="1">
      <w:start w:val="5"/>
      <w:numFmt w:val="lowerRoman"/>
      <w:lvlText w:val="%2."/>
      <w:lvlJc w:val="left"/>
      <w:pPr>
        <w:tabs>
          <w:tab w:val="num" w:pos="567"/>
        </w:tabs>
        <w:ind w:left="567" w:hanging="283"/>
      </w:pPr>
    </w:lvl>
    <w:lvl w:ilvl="2">
      <w:start w:val="5"/>
      <w:numFmt w:val="lowerRoman"/>
      <w:lvlText w:val="%3."/>
      <w:lvlJc w:val="left"/>
      <w:pPr>
        <w:tabs>
          <w:tab w:val="num" w:pos="850"/>
        </w:tabs>
        <w:ind w:left="850" w:hanging="283"/>
      </w:pPr>
    </w:lvl>
    <w:lvl w:ilvl="3">
      <w:start w:val="5"/>
      <w:numFmt w:val="lowerRoman"/>
      <w:lvlText w:val="%4."/>
      <w:lvlJc w:val="left"/>
      <w:pPr>
        <w:tabs>
          <w:tab w:val="num" w:pos="1134"/>
        </w:tabs>
        <w:ind w:left="1134" w:hanging="283"/>
      </w:pPr>
    </w:lvl>
    <w:lvl w:ilvl="4">
      <w:start w:val="5"/>
      <w:numFmt w:val="lowerRoman"/>
      <w:lvlText w:val="%5."/>
      <w:lvlJc w:val="left"/>
      <w:pPr>
        <w:tabs>
          <w:tab w:val="num" w:pos="1417"/>
        </w:tabs>
        <w:ind w:left="1417" w:hanging="283"/>
      </w:pPr>
    </w:lvl>
    <w:lvl w:ilvl="5">
      <w:start w:val="5"/>
      <w:numFmt w:val="lowerRoman"/>
      <w:lvlText w:val="%6."/>
      <w:lvlJc w:val="left"/>
      <w:pPr>
        <w:tabs>
          <w:tab w:val="num" w:pos="1701"/>
        </w:tabs>
        <w:ind w:left="1701" w:hanging="283"/>
      </w:pPr>
    </w:lvl>
    <w:lvl w:ilvl="6">
      <w:start w:val="5"/>
      <w:numFmt w:val="lowerRoman"/>
      <w:lvlText w:val="%7."/>
      <w:lvlJc w:val="left"/>
      <w:pPr>
        <w:tabs>
          <w:tab w:val="num" w:pos="1984"/>
        </w:tabs>
        <w:ind w:left="1984" w:hanging="283"/>
      </w:pPr>
    </w:lvl>
    <w:lvl w:ilvl="7">
      <w:start w:val="5"/>
      <w:numFmt w:val="lowerRoman"/>
      <w:lvlText w:val="%8."/>
      <w:lvlJc w:val="left"/>
      <w:pPr>
        <w:tabs>
          <w:tab w:val="num" w:pos="2268"/>
        </w:tabs>
        <w:ind w:left="2268" w:hanging="283"/>
      </w:pPr>
    </w:lvl>
    <w:lvl w:ilvl="8">
      <w:start w:val="5"/>
      <w:numFmt w:val="lowerRoman"/>
      <w:lvlText w:val="%9."/>
      <w:lvlJc w:val="left"/>
      <w:pPr>
        <w:tabs>
          <w:tab w:val="num" w:pos="2551"/>
        </w:tabs>
        <w:ind w:left="2551" w:hanging="283"/>
      </w:pPr>
    </w:lvl>
  </w:abstractNum>
  <w:abstractNum w:abstractNumId="2" w15:restartNumberingAfterBreak="0">
    <w:nsid w:val="04E44E2C"/>
    <w:multiLevelType w:val="hybridMultilevel"/>
    <w:tmpl w:val="5D0CF23C"/>
    <w:lvl w:ilvl="0" w:tplc="40090001">
      <w:start w:val="1"/>
      <w:numFmt w:val="bullet"/>
      <w:lvlText w:val=""/>
      <w:lvlJc w:val="left"/>
      <w:pPr>
        <w:ind w:left="2062" w:hanging="360"/>
      </w:pPr>
      <w:rPr>
        <w:rFonts w:ascii="Symbol" w:hAnsi="Symbol" w:hint="default"/>
      </w:rPr>
    </w:lvl>
    <w:lvl w:ilvl="1" w:tplc="40090003" w:tentative="1">
      <w:start w:val="1"/>
      <w:numFmt w:val="bullet"/>
      <w:lvlText w:val="o"/>
      <w:lvlJc w:val="left"/>
      <w:pPr>
        <w:ind w:left="2782" w:hanging="360"/>
      </w:pPr>
      <w:rPr>
        <w:rFonts w:ascii="Courier New" w:hAnsi="Courier New" w:cs="Courier New" w:hint="default"/>
      </w:rPr>
    </w:lvl>
    <w:lvl w:ilvl="2" w:tplc="40090005" w:tentative="1">
      <w:start w:val="1"/>
      <w:numFmt w:val="bullet"/>
      <w:lvlText w:val=""/>
      <w:lvlJc w:val="left"/>
      <w:pPr>
        <w:ind w:left="3502" w:hanging="360"/>
      </w:pPr>
      <w:rPr>
        <w:rFonts w:ascii="Wingdings" w:hAnsi="Wingdings" w:hint="default"/>
      </w:rPr>
    </w:lvl>
    <w:lvl w:ilvl="3" w:tplc="40090001" w:tentative="1">
      <w:start w:val="1"/>
      <w:numFmt w:val="bullet"/>
      <w:lvlText w:val=""/>
      <w:lvlJc w:val="left"/>
      <w:pPr>
        <w:ind w:left="4222" w:hanging="360"/>
      </w:pPr>
      <w:rPr>
        <w:rFonts w:ascii="Symbol" w:hAnsi="Symbol" w:hint="default"/>
      </w:rPr>
    </w:lvl>
    <w:lvl w:ilvl="4" w:tplc="40090003" w:tentative="1">
      <w:start w:val="1"/>
      <w:numFmt w:val="bullet"/>
      <w:lvlText w:val="o"/>
      <w:lvlJc w:val="left"/>
      <w:pPr>
        <w:ind w:left="4942" w:hanging="360"/>
      </w:pPr>
      <w:rPr>
        <w:rFonts w:ascii="Courier New" w:hAnsi="Courier New" w:cs="Courier New" w:hint="default"/>
      </w:rPr>
    </w:lvl>
    <w:lvl w:ilvl="5" w:tplc="40090005" w:tentative="1">
      <w:start w:val="1"/>
      <w:numFmt w:val="bullet"/>
      <w:lvlText w:val=""/>
      <w:lvlJc w:val="left"/>
      <w:pPr>
        <w:ind w:left="5662" w:hanging="360"/>
      </w:pPr>
      <w:rPr>
        <w:rFonts w:ascii="Wingdings" w:hAnsi="Wingdings" w:hint="default"/>
      </w:rPr>
    </w:lvl>
    <w:lvl w:ilvl="6" w:tplc="40090001" w:tentative="1">
      <w:start w:val="1"/>
      <w:numFmt w:val="bullet"/>
      <w:lvlText w:val=""/>
      <w:lvlJc w:val="left"/>
      <w:pPr>
        <w:ind w:left="6382" w:hanging="360"/>
      </w:pPr>
      <w:rPr>
        <w:rFonts w:ascii="Symbol" w:hAnsi="Symbol" w:hint="default"/>
      </w:rPr>
    </w:lvl>
    <w:lvl w:ilvl="7" w:tplc="40090003" w:tentative="1">
      <w:start w:val="1"/>
      <w:numFmt w:val="bullet"/>
      <w:lvlText w:val="o"/>
      <w:lvlJc w:val="left"/>
      <w:pPr>
        <w:ind w:left="7102" w:hanging="360"/>
      </w:pPr>
      <w:rPr>
        <w:rFonts w:ascii="Courier New" w:hAnsi="Courier New" w:cs="Courier New" w:hint="default"/>
      </w:rPr>
    </w:lvl>
    <w:lvl w:ilvl="8" w:tplc="40090005" w:tentative="1">
      <w:start w:val="1"/>
      <w:numFmt w:val="bullet"/>
      <w:lvlText w:val=""/>
      <w:lvlJc w:val="left"/>
      <w:pPr>
        <w:ind w:left="7822" w:hanging="360"/>
      </w:pPr>
      <w:rPr>
        <w:rFonts w:ascii="Wingdings" w:hAnsi="Wingdings" w:hint="default"/>
      </w:rPr>
    </w:lvl>
  </w:abstractNum>
  <w:abstractNum w:abstractNumId="3" w15:restartNumberingAfterBreak="0">
    <w:nsid w:val="05EA0AB7"/>
    <w:multiLevelType w:val="hybridMultilevel"/>
    <w:tmpl w:val="912272D8"/>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56486A"/>
    <w:multiLevelType w:val="hybridMultilevel"/>
    <w:tmpl w:val="5E3A345E"/>
    <w:lvl w:ilvl="0" w:tplc="FFFFFFFF">
      <w:start w:val="1"/>
      <w:numFmt w:val="decimal"/>
      <w:lvlText w:val="%1."/>
      <w:lvlJc w:val="left"/>
      <w:pPr>
        <w:ind w:left="720" w:hanging="360"/>
      </w:pPr>
    </w:lvl>
    <w:lvl w:ilvl="1" w:tplc="4009000F">
      <w:start w:val="1"/>
      <w:numFmt w:val="decimal"/>
      <w:lvlText w:val="%2."/>
      <w:lvlJc w:val="lef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F8025F"/>
    <w:multiLevelType w:val="hybridMultilevel"/>
    <w:tmpl w:val="F760D9F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4E2D3D"/>
    <w:multiLevelType w:val="hybridMultilevel"/>
    <w:tmpl w:val="7114955E"/>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7" w15:restartNumberingAfterBreak="0">
    <w:nsid w:val="11760512"/>
    <w:multiLevelType w:val="multilevel"/>
    <w:tmpl w:val="30904F7C"/>
    <w:lvl w:ilvl="0">
      <w:start w:val="1"/>
      <w:numFmt w:val="decimal"/>
      <w:lvlText w:val="%1."/>
      <w:lvlJc w:val="left"/>
      <w:pPr>
        <w:ind w:left="1440" w:hanging="360"/>
      </w:pPr>
    </w:lvl>
    <w:lvl w:ilvl="1">
      <w:start w:val="9"/>
      <w:numFmt w:val="decimal"/>
      <w:isLgl/>
      <w:lvlText w:val="%1.%2"/>
      <w:lvlJc w:val="left"/>
      <w:pPr>
        <w:ind w:left="622" w:hanging="622"/>
      </w:pPr>
      <w:rPr>
        <w:rFonts w:hint="default"/>
        <w:sz w:val="36"/>
        <w:szCs w:val="36"/>
      </w:rPr>
    </w:lvl>
    <w:lvl w:ilvl="2">
      <w:start w:val="2"/>
      <w:numFmt w:val="decimal"/>
      <w:isLgl/>
      <w:lvlText w:val="%1.%2.%3"/>
      <w:lvlJc w:val="left"/>
      <w:pPr>
        <w:ind w:left="1800" w:hanging="720"/>
      </w:pPr>
      <w:rPr>
        <w:rFonts w:ascii="Times New Roman" w:hAnsi="Times New Roman" w:cs="Times New Roman" w:hint="default"/>
        <w:sz w:val="28"/>
        <w:szCs w:val="28"/>
      </w:rPr>
    </w:lvl>
    <w:lvl w:ilvl="3">
      <w:start w:val="1"/>
      <w:numFmt w:val="decimal"/>
      <w:isLgl/>
      <w:lvlText w:val="%1.%2.%3.%4"/>
      <w:lvlJc w:val="left"/>
      <w:pPr>
        <w:ind w:left="1800" w:hanging="720"/>
      </w:pPr>
      <w:rPr>
        <w:rFonts w:hint="default"/>
        <w:sz w:val="28"/>
      </w:rPr>
    </w:lvl>
    <w:lvl w:ilvl="4">
      <w:start w:val="1"/>
      <w:numFmt w:val="decimal"/>
      <w:isLgl/>
      <w:lvlText w:val="%1.%2.%3.%4.%5"/>
      <w:lvlJc w:val="left"/>
      <w:pPr>
        <w:ind w:left="2160" w:hanging="1080"/>
      </w:pPr>
      <w:rPr>
        <w:rFonts w:hint="default"/>
        <w:sz w:val="28"/>
      </w:rPr>
    </w:lvl>
    <w:lvl w:ilvl="5">
      <w:start w:val="1"/>
      <w:numFmt w:val="decimal"/>
      <w:isLgl/>
      <w:lvlText w:val="%1.%2.%3.%4.%5.%6"/>
      <w:lvlJc w:val="left"/>
      <w:pPr>
        <w:ind w:left="2160" w:hanging="1080"/>
      </w:pPr>
      <w:rPr>
        <w:rFonts w:hint="default"/>
        <w:sz w:val="28"/>
      </w:rPr>
    </w:lvl>
    <w:lvl w:ilvl="6">
      <w:start w:val="1"/>
      <w:numFmt w:val="decimal"/>
      <w:isLgl/>
      <w:lvlText w:val="%1.%2.%3.%4.%5.%6.%7"/>
      <w:lvlJc w:val="left"/>
      <w:pPr>
        <w:ind w:left="2520" w:hanging="1440"/>
      </w:pPr>
      <w:rPr>
        <w:rFonts w:hint="default"/>
        <w:sz w:val="28"/>
      </w:rPr>
    </w:lvl>
    <w:lvl w:ilvl="7">
      <w:start w:val="1"/>
      <w:numFmt w:val="decimal"/>
      <w:isLgl/>
      <w:lvlText w:val="%1.%2.%3.%4.%5.%6.%7.%8"/>
      <w:lvlJc w:val="left"/>
      <w:pPr>
        <w:ind w:left="2520" w:hanging="1440"/>
      </w:pPr>
      <w:rPr>
        <w:rFonts w:hint="default"/>
        <w:sz w:val="28"/>
      </w:rPr>
    </w:lvl>
    <w:lvl w:ilvl="8">
      <w:start w:val="1"/>
      <w:numFmt w:val="decimal"/>
      <w:isLgl/>
      <w:lvlText w:val="%1.%2.%3.%4.%5.%6.%7.%8.%9"/>
      <w:lvlJc w:val="left"/>
      <w:pPr>
        <w:ind w:left="2880" w:hanging="1800"/>
      </w:pPr>
      <w:rPr>
        <w:rFonts w:hint="default"/>
        <w:sz w:val="28"/>
      </w:rPr>
    </w:lvl>
  </w:abstractNum>
  <w:abstractNum w:abstractNumId="8" w15:restartNumberingAfterBreak="0">
    <w:nsid w:val="12796218"/>
    <w:multiLevelType w:val="hybridMultilevel"/>
    <w:tmpl w:val="044637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3A8391F"/>
    <w:multiLevelType w:val="hybridMultilevel"/>
    <w:tmpl w:val="0AF83C58"/>
    <w:lvl w:ilvl="0" w:tplc="386CDF28">
      <w:start w:val="1"/>
      <w:numFmt w:val="decimal"/>
      <w:lvlText w:val="%1."/>
      <w:lvlJc w:val="left"/>
      <w:pPr>
        <w:ind w:left="927" w:hanging="360"/>
      </w:pPr>
      <w:rPr>
        <w:rFonts w:hint="default"/>
      </w:rPr>
    </w:lvl>
    <w:lvl w:ilvl="1" w:tplc="85686BE6">
      <w:start w:val="2"/>
      <w:numFmt w:val="bullet"/>
      <w:lvlText w:val="-"/>
      <w:lvlJc w:val="left"/>
      <w:pPr>
        <w:ind w:left="1647" w:hanging="360"/>
      </w:pPr>
      <w:rPr>
        <w:rFonts w:ascii="Times New Roman" w:eastAsia="MS Mincho"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5A50D53"/>
    <w:multiLevelType w:val="hybridMultilevel"/>
    <w:tmpl w:val="A0323A80"/>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11" w15:restartNumberingAfterBreak="0">
    <w:nsid w:val="18896E15"/>
    <w:multiLevelType w:val="hybridMultilevel"/>
    <w:tmpl w:val="E7425AC0"/>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 w15:restartNumberingAfterBreak="0">
    <w:nsid w:val="1D9D3DB6"/>
    <w:multiLevelType w:val="hybridMultilevel"/>
    <w:tmpl w:val="FC06288A"/>
    <w:lvl w:ilvl="0" w:tplc="FFFFFFFF">
      <w:start w:val="1"/>
      <w:numFmt w:val="decimal"/>
      <w:lvlText w:val="%1."/>
      <w:lvlJc w:val="left"/>
      <w:pPr>
        <w:ind w:left="1800" w:hanging="360"/>
      </w:pPr>
    </w:lvl>
    <w:lvl w:ilvl="1" w:tplc="4009000F">
      <w:start w:val="1"/>
      <w:numFmt w:val="decimal"/>
      <w:lvlText w:val="%2."/>
      <w:lvlJc w:val="left"/>
      <w:pPr>
        <w:ind w:left="2061"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1EF564B9"/>
    <w:multiLevelType w:val="hybridMultilevel"/>
    <w:tmpl w:val="C108E8FA"/>
    <w:lvl w:ilvl="0" w:tplc="4466861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292C89"/>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6B7895"/>
    <w:multiLevelType w:val="hybridMultilevel"/>
    <w:tmpl w:val="C8782E9E"/>
    <w:lvl w:ilvl="0" w:tplc="FFFFFFFF">
      <w:start w:val="1"/>
      <w:numFmt w:val="bullet"/>
      <w:lvlText w:val=""/>
      <w:lvlJc w:val="left"/>
      <w:pPr>
        <w:ind w:left="1342" w:hanging="360"/>
      </w:pPr>
      <w:rPr>
        <w:rFonts w:ascii="Symbol" w:hAnsi="Symbol" w:hint="default"/>
      </w:rPr>
    </w:lvl>
    <w:lvl w:ilvl="1" w:tplc="40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82" w:hanging="360"/>
      </w:pPr>
      <w:rPr>
        <w:rFonts w:ascii="Wingdings" w:hAnsi="Wingdings" w:hint="default"/>
      </w:rPr>
    </w:lvl>
    <w:lvl w:ilvl="3" w:tplc="FFFFFFFF" w:tentative="1">
      <w:start w:val="1"/>
      <w:numFmt w:val="bullet"/>
      <w:lvlText w:val=""/>
      <w:lvlJc w:val="left"/>
      <w:pPr>
        <w:ind w:left="3502" w:hanging="360"/>
      </w:pPr>
      <w:rPr>
        <w:rFonts w:ascii="Symbol" w:hAnsi="Symbol" w:hint="default"/>
      </w:rPr>
    </w:lvl>
    <w:lvl w:ilvl="4" w:tplc="FFFFFFFF" w:tentative="1">
      <w:start w:val="1"/>
      <w:numFmt w:val="bullet"/>
      <w:lvlText w:val="o"/>
      <w:lvlJc w:val="left"/>
      <w:pPr>
        <w:ind w:left="4222" w:hanging="360"/>
      </w:pPr>
      <w:rPr>
        <w:rFonts w:ascii="Courier New" w:hAnsi="Courier New" w:cs="Courier New" w:hint="default"/>
      </w:rPr>
    </w:lvl>
    <w:lvl w:ilvl="5" w:tplc="FFFFFFFF" w:tentative="1">
      <w:start w:val="1"/>
      <w:numFmt w:val="bullet"/>
      <w:lvlText w:val=""/>
      <w:lvlJc w:val="left"/>
      <w:pPr>
        <w:ind w:left="4942" w:hanging="360"/>
      </w:pPr>
      <w:rPr>
        <w:rFonts w:ascii="Wingdings" w:hAnsi="Wingdings" w:hint="default"/>
      </w:rPr>
    </w:lvl>
    <w:lvl w:ilvl="6" w:tplc="FFFFFFFF" w:tentative="1">
      <w:start w:val="1"/>
      <w:numFmt w:val="bullet"/>
      <w:lvlText w:val=""/>
      <w:lvlJc w:val="left"/>
      <w:pPr>
        <w:ind w:left="5662" w:hanging="360"/>
      </w:pPr>
      <w:rPr>
        <w:rFonts w:ascii="Symbol" w:hAnsi="Symbol" w:hint="default"/>
      </w:rPr>
    </w:lvl>
    <w:lvl w:ilvl="7" w:tplc="FFFFFFFF" w:tentative="1">
      <w:start w:val="1"/>
      <w:numFmt w:val="bullet"/>
      <w:lvlText w:val="o"/>
      <w:lvlJc w:val="left"/>
      <w:pPr>
        <w:ind w:left="6382" w:hanging="360"/>
      </w:pPr>
      <w:rPr>
        <w:rFonts w:ascii="Courier New" w:hAnsi="Courier New" w:cs="Courier New" w:hint="default"/>
      </w:rPr>
    </w:lvl>
    <w:lvl w:ilvl="8" w:tplc="FFFFFFFF" w:tentative="1">
      <w:start w:val="1"/>
      <w:numFmt w:val="bullet"/>
      <w:lvlText w:val=""/>
      <w:lvlJc w:val="left"/>
      <w:pPr>
        <w:ind w:left="7102" w:hanging="360"/>
      </w:pPr>
      <w:rPr>
        <w:rFonts w:ascii="Wingdings" w:hAnsi="Wingdings" w:hint="default"/>
      </w:rPr>
    </w:lvl>
  </w:abstractNum>
  <w:abstractNum w:abstractNumId="16" w15:restartNumberingAfterBreak="0">
    <w:nsid w:val="21527E96"/>
    <w:multiLevelType w:val="hybridMultilevel"/>
    <w:tmpl w:val="A2BA5BBC"/>
    <w:lvl w:ilvl="0" w:tplc="4009000F">
      <w:start w:val="1"/>
      <w:numFmt w:val="decimal"/>
      <w:lvlText w:val="%1."/>
      <w:lvlJc w:val="left"/>
      <w:pPr>
        <w:ind w:left="206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AC1CD1"/>
    <w:multiLevelType w:val="hybridMultilevel"/>
    <w:tmpl w:val="54D4A542"/>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18" w15:restartNumberingAfterBreak="0">
    <w:nsid w:val="2E564B9F"/>
    <w:multiLevelType w:val="multilevel"/>
    <w:tmpl w:val="1A66449A"/>
    <w:lvl w:ilvl="0">
      <w:start w:val="1"/>
      <w:numFmt w:val="decimal"/>
      <w:lvlText w:val="%1."/>
      <w:lvlJc w:val="left"/>
      <w:pPr>
        <w:ind w:left="1440" w:hanging="360"/>
      </w:pPr>
    </w:lvl>
    <w:lvl w:ilvl="1">
      <w:start w:val="1"/>
      <w:numFmt w:val="decimal"/>
      <w:lvlText w:val="%2."/>
      <w:lvlJc w:val="left"/>
      <w:pPr>
        <w:ind w:left="1440" w:hanging="360"/>
      </w:pPr>
    </w:lvl>
    <w:lvl w:ilvl="2">
      <w:start w:val="2"/>
      <w:numFmt w:val="decimal"/>
      <w:isLgl/>
      <w:lvlText w:val="%1.%2.%3"/>
      <w:lvlJc w:val="left"/>
      <w:pPr>
        <w:ind w:left="1800" w:hanging="720"/>
      </w:pPr>
      <w:rPr>
        <w:rFonts w:ascii="Times New Roman" w:hAnsi="Times New Roman" w:cs="Times New Roman" w:hint="default"/>
        <w:sz w:val="28"/>
        <w:szCs w:val="28"/>
      </w:rPr>
    </w:lvl>
    <w:lvl w:ilvl="3">
      <w:start w:val="1"/>
      <w:numFmt w:val="decimal"/>
      <w:isLgl/>
      <w:lvlText w:val="%1.%2.%3.%4"/>
      <w:lvlJc w:val="left"/>
      <w:pPr>
        <w:ind w:left="1800" w:hanging="720"/>
      </w:pPr>
      <w:rPr>
        <w:rFonts w:hint="default"/>
        <w:sz w:val="28"/>
      </w:rPr>
    </w:lvl>
    <w:lvl w:ilvl="4">
      <w:start w:val="1"/>
      <w:numFmt w:val="decimal"/>
      <w:isLgl/>
      <w:lvlText w:val="%1.%2.%3.%4.%5"/>
      <w:lvlJc w:val="left"/>
      <w:pPr>
        <w:ind w:left="2160" w:hanging="1080"/>
      </w:pPr>
      <w:rPr>
        <w:rFonts w:hint="default"/>
        <w:sz w:val="28"/>
      </w:rPr>
    </w:lvl>
    <w:lvl w:ilvl="5">
      <w:start w:val="1"/>
      <w:numFmt w:val="decimal"/>
      <w:isLgl/>
      <w:lvlText w:val="%1.%2.%3.%4.%5.%6"/>
      <w:lvlJc w:val="left"/>
      <w:pPr>
        <w:ind w:left="2160" w:hanging="1080"/>
      </w:pPr>
      <w:rPr>
        <w:rFonts w:hint="default"/>
        <w:sz w:val="28"/>
      </w:rPr>
    </w:lvl>
    <w:lvl w:ilvl="6">
      <w:start w:val="1"/>
      <w:numFmt w:val="decimal"/>
      <w:isLgl/>
      <w:lvlText w:val="%1.%2.%3.%4.%5.%6.%7"/>
      <w:lvlJc w:val="left"/>
      <w:pPr>
        <w:ind w:left="2520" w:hanging="1440"/>
      </w:pPr>
      <w:rPr>
        <w:rFonts w:hint="default"/>
        <w:sz w:val="28"/>
      </w:rPr>
    </w:lvl>
    <w:lvl w:ilvl="7">
      <w:start w:val="1"/>
      <w:numFmt w:val="decimal"/>
      <w:isLgl/>
      <w:lvlText w:val="%1.%2.%3.%4.%5.%6.%7.%8"/>
      <w:lvlJc w:val="left"/>
      <w:pPr>
        <w:ind w:left="2520" w:hanging="1440"/>
      </w:pPr>
      <w:rPr>
        <w:rFonts w:hint="default"/>
        <w:sz w:val="28"/>
      </w:rPr>
    </w:lvl>
    <w:lvl w:ilvl="8">
      <w:start w:val="1"/>
      <w:numFmt w:val="decimal"/>
      <w:isLgl/>
      <w:lvlText w:val="%1.%2.%3.%4.%5.%6.%7.%8.%9"/>
      <w:lvlJc w:val="left"/>
      <w:pPr>
        <w:ind w:left="2880" w:hanging="1800"/>
      </w:pPr>
      <w:rPr>
        <w:rFonts w:hint="default"/>
        <w:sz w:val="28"/>
      </w:rPr>
    </w:lvl>
  </w:abstractNum>
  <w:abstractNum w:abstractNumId="19" w15:restartNumberingAfterBreak="0">
    <w:nsid w:val="31F11BB0"/>
    <w:multiLevelType w:val="hybridMultilevel"/>
    <w:tmpl w:val="BAAABBD4"/>
    <w:lvl w:ilvl="0" w:tplc="EF926EEA">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7342C"/>
    <w:multiLevelType w:val="hybridMultilevel"/>
    <w:tmpl w:val="52E0E8D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3004CD5"/>
    <w:multiLevelType w:val="hybridMultilevel"/>
    <w:tmpl w:val="53F42FFA"/>
    <w:lvl w:ilvl="0" w:tplc="4009000F">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7676E5"/>
    <w:multiLevelType w:val="hybridMultilevel"/>
    <w:tmpl w:val="E5E2A76A"/>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23" w15:restartNumberingAfterBreak="0">
    <w:nsid w:val="376A13EF"/>
    <w:multiLevelType w:val="hybridMultilevel"/>
    <w:tmpl w:val="7E68EB48"/>
    <w:lvl w:ilvl="0" w:tplc="C930E1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7D5244E"/>
    <w:multiLevelType w:val="hybridMultilevel"/>
    <w:tmpl w:val="C108E8FA"/>
    <w:lvl w:ilvl="0" w:tplc="FFFFFFFF">
      <w:start w:val="1"/>
      <w:numFmt w:val="decimal"/>
      <w:lvlText w:val="%1."/>
      <w:lvlJc w:val="left"/>
      <w:pPr>
        <w:ind w:left="2061"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E85D97"/>
    <w:multiLevelType w:val="hybridMultilevel"/>
    <w:tmpl w:val="B5AE8AB8"/>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6" w15:restartNumberingAfterBreak="0">
    <w:nsid w:val="393314C5"/>
    <w:multiLevelType w:val="hybridMultilevel"/>
    <w:tmpl w:val="0780018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424AF3"/>
    <w:multiLevelType w:val="hybridMultilevel"/>
    <w:tmpl w:val="442EFB32"/>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A84226E"/>
    <w:multiLevelType w:val="hybridMultilevel"/>
    <w:tmpl w:val="78003274"/>
    <w:lvl w:ilvl="0" w:tplc="FFFFFFFF">
      <w:start w:val="1"/>
      <w:numFmt w:val="decimal"/>
      <w:lvlText w:val="%1."/>
      <w:lvlJc w:val="left"/>
      <w:pPr>
        <w:ind w:left="1800" w:hanging="360"/>
      </w:pPr>
    </w:lvl>
    <w:lvl w:ilvl="1" w:tplc="4009000F">
      <w:start w:val="1"/>
      <w:numFmt w:val="decimal"/>
      <w:lvlText w:val="%2."/>
      <w:lvlJc w:val="left"/>
      <w:pPr>
        <w:ind w:left="2061"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3BA856F7"/>
    <w:multiLevelType w:val="multilevel"/>
    <w:tmpl w:val="ACC0F7E8"/>
    <w:lvl w:ilvl="0">
      <w:start w:val="1"/>
      <w:numFmt w:val="decimal"/>
      <w:lvlText w:val="%1."/>
      <w:lvlJc w:val="left"/>
      <w:pPr>
        <w:ind w:left="1494" w:hanging="360"/>
      </w:pPr>
      <w:rPr>
        <w:rFonts w:hint="default"/>
      </w:rPr>
    </w:lvl>
    <w:lvl w:ilvl="1">
      <w:start w:val="2"/>
      <w:numFmt w:val="decimal"/>
      <w:isLgl/>
      <w:lvlText w:val="%1.%2"/>
      <w:lvlJc w:val="left"/>
      <w:pPr>
        <w:ind w:left="1614" w:hanging="480"/>
      </w:pPr>
      <w:rPr>
        <w:rFonts w:hint="default"/>
      </w:rPr>
    </w:lvl>
    <w:lvl w:ilvl="2">
      <w:start w:val="1"/>
      <w:numFmt w:val="decimal"/>
      <w:isLgl/>
      <w:lvlText w:val="%1.%2.%3"/>
      <w:lvlJc w:val="left"/>
      <w:pPr>
        <w:ind w:left="720" w:hanging="720"/>
      </w:pPr>
      <w:rPr>
        <w:rFonts w:hint="default"/>
        <w:i w:val="0"/>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30" w15:restartNumberingAfterBreak="0">
    <w:nsid w:val="3BAA1EEE"/>
    <w:multiLevelType w:val="multilevel"/>
    <w:tmpl w:val="9B0EF6CC"/>
    <w:lvl w:ilvl="0">
      <w:start w:val="1"/>
      <w:numFmt w:val="decimal"/>
      <w:lvlText w:val="%1."/>
      <w:lvlJc w:val="left"/>
      <w:pPr>
        <w:ind w:left="2061" w:hanging="360"/>
      </w:pPr>
      <w:rPr>
        <w:rFonts w:hint="eastAsia"/>
      </w:rPr>
    </w:lvl>
    <w:lvl w:ilvl="1">
      <w:start w:val="1"/>
      <w:numFmt w:val="decimal"/>
      <w:isLgl/>
      <w:lvlText w:val="%1.%2"/>
      <w:lvlJc w:val="left"/>
      <w:pPr>
        <w:ind w:left="2421" w:hanging="720"/>
      </w:pPr>
      <w:rPr>
        <w:rFonts w:hint="default"/>
      </w:rPr>
    </w:lvl>
    <w:lvl w:ilvl="2">
      <w:start w:val="7"/>
      <w:numFmt w:val="decimal"/>
      <w:isLgl/>
      <w:lvlText w:val="%1.%2.%3"/>
      <w:lvlJc w:val="left"/>
      <w:pPr>
        <w:ind w:left="2421"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141" w:hanging="1440"/>
      </w:pPr>
      <w:rPr>
        <w:rFonts w:hint="default"/>
      </w:rPr>
    </w:lvl>
    <w:lvl w:ilvl="6">
      <w:start w:val="1"/>
      <w:numFmt w:val="decimal"/>
      <w:isLgl/>
      <w:lvlText w:val="%1.%2.%3.%4.%5.%6.%7"/>
      <w:lvlJc w:val="left"/>
      <w:pPr>
        <w:ind w:left="3501" w:hanging="1800"/>
      </w:pPr>
      <w:rPr>
        <w:rFonts w:hint="default"/>
      </w:rPr>
    </w:lvl>
    <w:lvl w:ilvl="7">
      <w:start w:val="1"/>
      <w:numFmt w:val="decimal"/>
      <w:isLgl/>
      <w:lvlText w:val="%1.%2.%3.%4.%5.%6.%7.%8"/>
      <w:lvlJc w:val="left"/>
      <w:pPr>
        <w:ind w:left="3501" w:hanging="1800"/>
      </w:pPr>
      <w:rPr>
        <w:rFonts w:hint="default"/>
      </w:rPr>
    </w:lvl>
    <w:lvl w:ilvl="8">
      <w:start w:val="1"/>
      <w:numFmt w:val="decimal"/>
      <w:isLgl/>
      <w:lvlText w:val="%1.%2.%3.%4.%5.%6.%7.%8.%9"/>
      <w:lvlJc w:val="left"/>
      <w:pPr>
        <w:ind w:left="3861" w:hanging="2160"/>
      </w:pPr>
      <w:rPr>
        <w:rFonts w:hint="default"/>
      </w:rPr>
    </w:lvl>
  </w:abstractNum>
  <w:abstractNum w:abstractNumId="31" w15:restartNumberingAfterBreak="0">
    <w:nsid w:val="3D151105"/>
    <w:multiLevelType w:val="hybridMultilevel"/>
    <w:tmpl w:val="2A66141C"/>
    <w:lvl w:ilvl="0" w:tplc="40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3E5620F7"/>
    <w:multiLevelType w:val="hybridMultilevel"/>
    <w:tmpl w:val="7176578C"/>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F531BA3"/>
    <w:multiLevelType w:val="hybridMultilevel"/>
    <w:tmpl w:val="D9DC8FEA"/>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34" w15:restartNumberingAfterBreak="0">
    <w:nsid w:val="42CA06B9"/>
    <w:multiLevelType w:val="hybridMultilevel"/>
    <w:tmpl w:val="454CE012"/>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35" w15:restartNumberingAfterBreak="0">
    <w:nsid w:val="450C0DDE"/>
    <w:multiLevelType w:val="hybridMultilevel"/>
    <w:tmpl w:val="F8B61824"/>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457E2708"/>
    <w:multiLevelType w:val="hybridMultilevel"/>
    <w:tmpl w:val="971C8A4E"/>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6185193"/>
    <w:multiLevelType w:val="hybridMultilevel"/>
    <w:tmpl w:val="80664730"/>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38" w15:restartNumberingAfterBreak="0">
    <w:nsid w:val="46D6397E"/>
    <w:multiLevelType w:val="hybridMultilevel"/>
    <w:tmpl w:val="9F36448E"/>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39" w15:restartNumberingAfterBreak="0">
    <w:nsid w:val="46E57AB8"/>
    <w:multiLevelType w:val="hybridMultilevel"/>
    <w:tmpl w:val="80E656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48E71136"/>
    <w:multiLevelType w:val="hybridMultilevel"/>
    <w:tmpl w:val="42865D10"/>
    <w:lvl w:ilvl="0" w:tplc="2CD07A82">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4D446088"/>
    <w:multiLevelType w:val="hybridMultilevel"/>
    <w:tmpl w:val="AC049F22"/>
    <w:lvl w:ilvl="0" w:tplc="FFFFFFFF">
      <w:start w:val="1"/>
      <w:numFmt w:val="decimal"/>
      <w:lvlText w:val="%1."/>
      <w:lvlJc w:val="left"/>
      <w:pPr>
        <w:ind w:left="2422" w:hanging="360"/>
      </w:pPr>
    </w:lvl>
    <w:lvl w:ilvl="1" w:tplc="4009000F">
      <w:start w:val="1"/>
      <w:numFmt w:val="decimal"/>
      <w:lvlText w:val="%2."/>
      <w:lvlJc w:val="left"/>
      <w:pPr>
        <w:ind w:left="2061" w:hanging="360"/>
      </w:pPr>
    </w:lvl>
    <w:lvl w:ilvl="2" w:tplc="FFFFFFFF" w:tentative="1">
      <w:start w:val="1"/>
      <w:numFmt w:val="lowerRoman"/>
      <w:lvlText w:val="%3."/>
      <w:lvlJc w:val="right"/>
      <w:pPr>
        <w:ind w:left="3862" w:hanging="180"/>
      </w:pPr>
    </w:lvl>
    <w:lvl w:ilvl="3" w:tplc="FFFFFFFF" w:tentative="1">
      <w:start w:val="1"/>
      <w:numFmt w:val="decimal"/>
      <w:lvlText w:val="%4."/>
      <w:lvlJc w:val="left"/>
      <w:pPr>
        <w:ind w:left="4582" w:hanging="360"/>
      </w:pPr>
    </w:lvl>
    <w:lvl w:ilvl="4" w:tplc="FFFFFFFF" w:tentative="1">
      <w:start w:val="1"/>
      <w:numFmt w:val="lowerLetter"/>
      <w:lvlText w:val="%5."/>
      <w:lvlJc w:val="left"/>
      <w:pPr>
        <w:ind w:left="5302" w:hanging="360"/>
      </w:pPr>
    </w:lvl>
    <w:lvl w:ilvl="5" w:tplc="FFFFFFFF" w:tentative="1">
      <w:start w:val="1"/>
      <w:numFmt w:val="lowerRoman"/>
      <w:lvlText w:val="%6."/>
      <w:lvlJc w:val="right"/>
      <w:pPr>
        <w:ind w:left="6022" w:hanging="180"/>
      </w:pPr>
    </w:lvl>
    <w:lvl w:ilvl="6" w:tplc="FFFFFFFF" w:tentative="1">
      <w:start w:val="1"/>
      <w:numFmt w:val="decimal"/>
      <w:lvlText w:val="%7."/>
      <w:lvlJc w:val="left"/>
      <w:pPr>
        <w:ind w:left="6742" w:hanging="360"/>
      </w:pPr>
    </w:lvl>
    <w:lvl w:ilvl="7" w:tplc="FFFFFFFF" w:tentative="1">
      <w:start w:val="1"/>
      <w:numFmt w:val="lowerLetter"/>
      <w:lvlText w:val="%8."/>
      <w:lvlJc w:val="left"/>
      <w:pPr>
        <w:ind w:left="7462" w:hanging="360"/>
      </w:pPr>
    </w:lvl>
    <w:lvl w:ilvl="8" w:tplc="FFFFFFFF" w:tentative="1">
      <w:start w:val="1"/>
      <w:numFmt w:val="lowerRoman"/>
      <w:lvlText w:val="%9."/>
      <w:lvlJc w:val="right"/>
      <w:pPr>
        <w:ind w:left="8182" w:hanging="180"/>
      </w:pPr>
    </w:lvl>
  </w:abstractNum>
  <w:abstractNum w:abstractNumId="42" w15:restartNumberingAfterBreak="0">
    <w:nsid w:val="4E321FF7"/>
    <w:multiLevelType w:val="multilevel"/>
    <w:tmpl w:val="8604E718"/>
    <w:lvl w:ilvl="0">
      <w:start w:val="1"/>
      <w:numFmt w:val="decimal"/>
      <w:lvlText w:val="%1."/>
      <w:lvlJc w:val="left"/>
      <w:pPr>
        <w:ind w:left="2061" w:hanging="360"/>
      </w:pPr>
      <w:rPr>
        <w:rFonts w:hint="eastAsia"/>
      </w:rPr>
    </w:lvl>
    <w:lvl w:ilvl="1">
      <w:start w:val="7"/>
      <w:numFmt w:val="decimal"/>
      <w:isLgl/>
      <w:lvlText w:val="%1.%2"/>
      <w:lvlJc w:val="left"/>
      <w:pPr>
        <w:ind w:left="2300" w:hanging="599"/>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43" w15:restartNumberingAfterBreak="0">
    <w:nsid w:val="4E607283"/>
    <w:multiLevelType w:val="hybridMultilevel"/>
    <w:tmpl w:val="2C9E1CC4"/>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4" w15:restartNumberingAfterBreak="0">
    <w:nsid w:val="507A1784"/>
    <w:multiLevelType w:val="hybridMultilevel"/>
    <w:tmpl w:val="C5502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0C009B0"/>
    <w:multiLevelType w:val="hybridMultilevel"/>
    <w:tmpl w:val="B02E5E3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6" w15:restartNumberingAfterBreak="0">
    <w:nsid w:val="52252737"/>
    <w:multiLevelType w:val="hybridMultilevel"/>
    <w:tmpl w:val="54B63D3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7" w15:restartNumberingAfterBreak="0">
    <w:nsid w:val="53B51738"/>
    <w:multiLevelType w:val="hybridMultilevel"/>
    <w:tmpl w:val="C9BE1E1C"/>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48" w15:restartNumberingAfterBreak="0">
    <w:nsid w:val="557060A9"/>
    <w:multiLevelType w:val="hybridMultilevel"/>
    <w:tmpl w:val="E6F4AD84"/>
    <w:lvl w:ilvl="0" w:tplc="E82450A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8B037A"/>
    <w:multiLevelType w:val="hybridMultilevel"/>
    <w:tmpl w:val="953C8814"/>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586605E5"/>
    <w:multiLevelType w:val="hybridMultilevel"/>
    <w:tmpl w:val="E9AE402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9C35D24"/>
    <w:multiLevelType w:val="hybridMultilevel"/>
    <w:tmpl w:val="F1AC1D80"/>
    <w:lvl w:ilvl="0" w:tplc="4009000F">
      <w:start w:val="1"/>
      <w:numFmt w:val="decimal"/>
      <w:lvlText w:val="%1."/>
      <w:lvlJc w:val="left"/>
      <w:pPr>
        <w:ind w:left="2007" w:hanging="360"/>
      </w:pPr>
    </w:lvl>
    <w:lvl w:ilvl="1" w:tplc="40090019" w:tentative="1">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52" w15:restartNumberingAfterBreak="0">
    <w:nsid w:val="5A1B0E68"/>
    <w:multiLevelType w:val="hybridMultilevel"/>
    <w:tmpl w:val="B06CA2F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3" w15:restartNumberingAfterBreak="0">
    <w:nsid w:val="5A6D4EBE"/>
    <w:multiLevelType w:val="hybridMultilevel"/>
    <w:tmpl w:val="474CB248"/>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C544090"/>
    <w:multiLevelType w:val="hybridMultilevel"/>
    <w:tmpl w:val="819A935A"/>
    <w:lvl w:ilvl="0" w:tplc="26BE99FE">
      <w:start w:val="1"/>
      <w:numFmt w:val="decimal"/>
      <w:lvlText w:val="%1."/>
      <w:lvlJc w:val="left"/>
      <w:pPr>
        <w:ind w:left="2061"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1411E5"/>
    <w:multiLevelType w:val="hybridMultilevel"/>
    <w:tmpl w:val="5B041C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5D886DFB"/>
    <w:multiLevelType w:val="multilevel"/>
    <w:tmpl w:val="231C6B7E"/>
    <w:lvl w:ilvl="0">
      <w:start w:val="2"/>
      <w:numFmt w:val="decimal"/>
      <w:lvlText w:val="%1"/>
      <w:lvlJc w:val="left"/>
      <w:pPr>
        <w:ind w:left="645" w:hanging="645"/>
      </w:pPr>
      <w:rPr>
        <w:rFonts w:hint="default"/>
      </w:rPr>
    </w:lvl>
    <w:lvl w:ilvl="1">
      <w:start w:val="11"/>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57" w15:restartNumberingAfterBreak="0">
    <w:nsid w:val="5F3E0D79"/>
    <w:multiLevelType w:val="hybridMultilevel"/>
    <w:tmpl w:val="CCD48628"/>
    <w:lvl w:ilvl="0" w:tplc="FFFFFFFF">
      <w:start w:val="1"/>
      <w:numFmt w:val="bullet"/>
      <w:lvlText w:val=""/>
      <w:lvlJc w:val="left"/>
      <w:pPr>
        <w:ind w:left="1287" w:hanging="360"/>
      </w:pPr>
      <w:rPr>
        <w:rFonts w:ascii="Symbol" w:hAnsi="Symbol" w:hint="default"/>
      </w:rPr>
    </w:lvl>
    <w:lvl w:ilvl="1" w:tplc="4009000F">
      <w:start w:val="1"/>
      <w:numFmt w:val="decimal"/>
      <w:lvlText w:val="%2."/>
      <w:lvlJc w:val="left"/>
      <w:pPr>
        <w:ind w:left="2061" w:hanging="360"/>
      </w:p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8" w15:restartNumberingAfterBreak="0">
    <w:nsid w:val="62191195"/>
    <w:multiLevelType w:val="hybridMultilevel"/>
    <w:tmpl w:val="07EC247C"/>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9" w15:restartNumberingAfterBreak="0">
    <w:nsid w:val="62E23CC6"/>
    <w:multiLevelType w:val="multilevel"/>
    <w:tmpl w:val="6C009340"/>
    <w:lvl w:ilvl="0">
      <w:start w:val="2"/>
      <w:numFmt w:val="decimal"/>
      <w:lvlText w:val="%1"/>
      <w:lvlJc w:val="left"/>
      <w:pPr>
        <w:ind w:left="645" w:hanging="645"/>
      </w:pPr>
      <w:rPr>
        <w:rFonts w:hint="default"/>
      </w:rPr>
    </w:lvl>
    <w:lvl w:ilvl="1">
      <w:start w:val="12"/>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60" w15:restartNumberingAfterBreak="0">
    <w:nsid w:val="649E5F79"/>
    <w:multiLevelType w:val="hybridMultilevel"/>
    <w:tmpl w:val="8850F272"/>
    <w:lvl w:ilvl="0" w:tplc="A4A4C220">
      <w:start w:val="1"/>
      <w:numFmt w:val="decimal"/>
      <w:lvlText w:val="%1."/>
      <w:lvlJc w:val="left"/>
      <w:pPr>
        <w:ind w:left="1539" w:hanging="360"/>
      </w:pPr>
      <w:rPr>
        <w:rFonts w:hint="eastAsia"/>
      </w:rPr>
    </w:lvl>
    <w:lvl w:ilvl="1" w:tplc="7E4EF1EA">
      <w:start w:val="1"/>
      <w:numFmt w:val="decimal"/>
      <w:lvlText w:val="%2."/>
      <w:lvlJc w:val="left"/>
      <w:pPr>
        <w:ind w:left="918" w:hanging="360"/>
      </w:pPr>
      <w:rPr>
        <w:rFonts w:hint="default"/>
      </w:rPr>
    </w:lvl>
    <w:lvl w:ilvl="2" w:tplc="0409001B" w:tentative="1">
      <w:start w:val="1"/>
      <w:numFmt w:val="lowerRoman"/>
      <w:lvlText w:val="%3."/>
      <w:lvlJc w:val="right"/>
      <w:pPr>
        <w:ind w:left="1638" w:hanging="180"/>
      </w:pPr>
    </w:lvl>
    <w:lvl w:ilvl="3" w:tplc="0409000F" w:tentative="1">
      <w:start w:val="1"/>
      <w:numFmt w:val="decimal"/>
      <w:lvlText w:val="%4."/>
      <w:lvlJc w:val="left"/>
      <w:pPr>
        <w:ind w:left="2358" w:hanging="360"/>
      </w:pPr>
    </w:lvl>
    <w:lvl w:ilvl="4" w:tplc="04090019" w:tentative="1">
      <w:start w:val="1"/>
      <w:numFmt w:val="lowerLetter"/>
      <w:lvlText w:val="%5."/>
      <w:lvlJc w:val="left"/>
      <w:pPr>
        <w:ind w:left="3078" w:hanging="360"/>
      </w:pPr>
    </w:lvl>
    <w:lvl w:ilvl="5" w:tplc="0409001B" w:tentative="1">
      <w:start w:val="1"/>
      <w:numFmt w:val="lowerRoman"/>
      <w:lvlText w:val="%6."/>
      <w:lvlJc w:val="right"/>
      <w:pPr>
        <w:ind w:left="3798" w:hanging="180"/>
      </w:pPr>
    </w:lvl>
    <w:lvl w:ilvl="6" w:tplc="0409000F" w:tentative="1">
      <w:start w:val="1"/>
      <w:numFmt w:val="decimal"/>
      <w:lvlText w:val="%7."/>
      <w:lvlJc w:val="left"/>
      <w:pPr>
        <w:ind w:left="4518" w:hanging="360"/>
      </w:pPr>
    </w:lvl>
    <w:lvl w:ilvl="7" w:tplc="04090019" w:tentative="1">
      <w:start w:val="1"/>
      <w:numFmt w:val="lowerLetter"/>
      <w:lvlText w:val="%8."/>
      <w:lvlJc w:val="left"/>
      <w:pPr>
        <w:ind w:left="5238" w:hanging="360"/>
      </w:pPr>
    </w:lvl>
    <w:lvl w:ilvl="8" w:tplc="0409001B" w:tentative="1">
      <w:start w:val="1"/>
      <w:numFmt w:val="lowerRoman"/>
      <w:lvlText w:val="%9."/>
      <w:lvlJc w:val="right"/>
      <w:pPr>
        <w:ind w:left="5958" w:hanging="180"/>
      </w:pPr>
    </w:lvl>
  </w:abstractNum>
  <w:abstractNum w:abstractNumId="61" w15:restartNumberingAfterBreak="0">
    <w:nsid w:val="67DD5BC3"/>
    <w:multiLevelType w:val="hybridMultilevel"/>
    <w:tmpl w:val="FED4C0B8"/>
    <w:lvl w:ilvl="0" w:tplc="FFFFFFFF">
      <w:start w:val="1"/>
      <w:numFmt w:val="bullet"/>
      <w:lvlText w:val=""/>
      <w:lvlJc w:val="left"/>
      <w:pPr>
        <w:ind w:left="1287" w:hanging="360"/>
      </w:pPr>
      <w:rPr>
        <w:rFonts w:ascii="Symbol" w:hAnsi="Symbol" w:hint="default"/>
      </w:rPr>
    </w:lvl>
    <w:lvl w:ilvl="1" w:tplc="4009000F">
      <w:start w:val="1"/>
      <w:numFmt w:val="decimal"/>
      <w:lvlText w:val="%2."/>
      <w:lvlJc w:val="left"/>
      <w:pPr>
        <w:ind w:left="2061" w:hanging="360"/>
      </w:p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2" w15:restartNumberingAfterBreak="0">
    <w:nsid w:val="6E5B5BE9"/>
    <w:multiLevelType w:val="hybridMultilevel"/>
    <w:tmpl w:val="7F705F3C"/>
    <w:lvl w:ilvl="0" w:tplc="CA9C5FFA">
      <w:start w:val="1"/>
      <w:numFmt w:val="decimal"/>
      <w:lvlText w:val="%1."/>
      <w:lvlJc w:val="left"/>
      <w:pPr>
        <w:ind w:left="2061" w:hanging="360"/>
      </w:pPr>
      <w:rPr>
        <w:rFonts w:hint="default"/>
      </w:rPr>
    </w:lvl>
    <w:lvl w:ilvl="1" w:tplc="04090019">
      <w:start w:val="1"/>
      <w:numFmt w:val="lowerLetter"/>
      <w:lvlText w:val="%2."/>
      <w:lvlJc w:val="left"/>
      <w:pPr>
        <w:ind w:left="2781" w:hanging="360"/>
      </w:pPr>
    </w:lvl>
    <w:lvl w:ilvl="2" w:tplc="0409001B">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63" w15:restartNumberingAfterBreak="0">
    <w:nsid w:val="731E25A3"/>
    <w:multiLevelType w:val="hybridMultilevel"/>
    <w:tmpl w:val="A93C0528"/>
    <w:lvl w:ilvl="0" w:tplc="FFFFFFFF">
      <w:start w:val="1"/>
      <w:numFmt w:val="decimal"/>
      <w:lvlText w:val="%1."/>
      <w:lvlJc w:val="left"/>
      <w:pPr>
        <w:ind w:left="1287" w:hanging="360"/>
      </w:pPr>
    </w:lvl>
    <w:lvl w:ilvl="1" w:tplc="4009000F">
      <w:start w:val="1"/>
      <w:numFmt w:val="decimal"/>
      <w:lvlText w:val="%2."/>
      <w:lvlJc w:val="left"/>
      <w:pPr>
        <w:ind w:left="2061"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4" w15:restartNumberingAfterBreak="0">
    <w:nsid w:val="74E70275"/>
    <w:multiLevelType w:val="hybridMultilevel"/>
    <w:tmpl w:val="1AE4FE06"/>
    <w:lvl w:ilvl="0" w:tplc="6E92642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5" w15:restartNumberingAfterBreak="0">
    <w:nsid w:val="74F70A07"/>
    <w:multiLevelType w:val="hybridMultilevel"/>
    <w:tmpl w:val="B3AC5F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776E7B23"/>
    <w:multiLevelType w:val="hybridMultilevel"/>
    <w:tmpl w:val="70B414B2"/>
    <w:lvl w:ilvl="0" w:tplc="034CFD1C">
      <w:start w:val="1"/>
      <w:numFmt w:val="decimal"/>
      <w:lvlText w:val="%1."/>
      <w:lvlJc w:val="left"/>
      <w:pPr>
        <w:ind w:left="2061" w:hanging="360"/>
      </w:pPr>
      <w:rPr>
        <w:rFonts w:hint="eastAsia"/>
      </w:rPr>
    </w:lvl>
    <w:lvl w:ilvl="1" w:tplc="04090019">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67" w15:restartNumberingAfterBreak="0">
    <w:nsid w:val="79D95CAA"/>
    <w:multiLevelType w:val="multilevel"/>
    <w:tmpl w:val="5C26A552"/>
    <w:lvl w:ilvl="0">
      <w:start w:val="2"/>
      <w:numFmt w:val="decimal"/>
      <w:lvlText w:val="%1"/>
      <w:lvlJc w:val="left"/>
      <w:pPr>
        <w:ind w:left="645" w:hanging="645"/>
      </w:pPr>
      <w:rPr>
        <w:rFonts w:hint="default"/>
      </w:rPr>
    </w:lvl>
    <w:lvl w:ilvl="1">
      <w:start w:val="13"/>
      <w:numFmt w:val="decimal"/>
      <w:lvlText w:val="%1.%2"/>
      <w:lvlJc w:val="left"/>
      <w:pPr>
        <w:ind w:left="1342" w:hanging="720"/>
      </w:pPr>
      <w:rPr>
        <w:rFonts w:hint="default"/>
      </w:rPr>
    </w:lvl>
    <w:lvl w:ilvl="2">
      <w:start w:val="1"/>
      <w:numFmt w:val="decimal"/>
      <w:lvlText w:val="%1.%2.%3"/>
      <w:lvlJc w:val="left"/>
      <w:pPr>
        <w:ind w:left="1964" w:hanging="720"/>
      </w:pPr>
      <w:rPr>
        <w:rFonts w:hint="default"/>
      </w:rPr>
    </w:lvl>
    <w:lvl w:ilvl="3">
      <w:start w:val="1"/>
      <w:numFmt w:val="decimal"/>
      <w:lvlText w:val="%1.%2.%3.%4"/>
      <w:lvlJc w:val="left"/>
      <w:pPr>
        <w:ind w:left="2946" w:hanging="1080"/>
      </w:pPr>
      <w:rPr>
        <w:rFonts w:hint="default"/>
      </w:rPr>
    </w:lvl>
    <w:lvl w:ilvl="4">
      <w:start w:val="1"/>
      <w:numFmt w:val="decimal"/>
      <w:lvlText w:val="%1.%2.%3.%4.%5"/>
      <w:lvlJc w:val="left"/>
      <w:pPr>
        <w:ind w:left="3928" w:hanging="1440"/>
      </w:pPr>
      <w:rPr>
        <w:rFonts w:hint="default"/>
      </w:rPr>
    </w:lvl>
    <w:lvl w:ilvl="5">
      <w:start w:val="1"/>
      <w:numFmt w:val="decimal"/>
      <w:lvlText w:val="%1.%2.%3.%4.%5.%6"/>
      <w:lvlJc w:val="left"/>
      <w:pPr>
        <w:ind w:left="4910" w:hanging="1800"/>
      </w:pPr>
      <w:rPr>
        <w:rFonts w:hint="default"/>
      </w:rPr>
    </w:lvl>
    <w:lvl w:ilvl="6">
      <w:start w:val="1"/>
      <w:numFmt w:val="decimal"/>
      <w:lvlText w:val="%1.%2.%3.%4.%5.%6.%7"/>
      <w:lvlJc w:val="left"/>
      <w:pPr>
        <w:ind w:left="5532" w:hanging="1800"/>
      </w:pPr>
      <w:rPr>
        <w:rFonts w:hint="default"/>
      </w:rPr>
    </w:lvl>
    <w:lvl w:ilvl="7">
      <w:start w:val="1"/>
      <w:numFmt w:val="decimal"/>
      <w:lvlText w:val="%1.%2.%3.%4.%5.%6.%7.%8"/>
      <w:lvlJc w:val="left"/>
      <w:pPr>
        <w:ind w:left="6514" w:hanging="2160"/>
      </w:pPr>
      <w:rPr>
        <w:rFonts w:hint="default"/>
      </w:rPr>
    </w:lvl>
    <w:lvl w:ilvl="8">
      <w:start w:val="1"/>
      <w:numFmt w:val="decimal"/>
      <w:lvlText w:val="%1.%2.%3.%4.%5.%6.%7.%8.%9"/>
      <w:lvlJc w:val="left"/>
      <w:pPr>
        <w:ind w:left="7496" w:hanging="2520"/>
      </w:pPr>
      <w:rPr>
        <w:rFonts w:hint="default"/>
      </w:rPr>
    </w:lvl>
  </w:abstractNum>
  <w:abstractNum w:abstractNumId="68" w15:restartNumberingAfterBreak="0">
    <w:nsid w:val="7CBC06C9"/>
    <w:multiLevelType w:val="hybridMultilevel"/>
    <w:tmpl w:val="2B9EC9BE"/>
    <w:lvl w:ilvl="0" w:tplc="FFFFFFFF">
      <w:start w:val="1"/>
      <w:numFmt w:val="decimal"/>
      <w:lvlText w:val="%1."/>
      <w:lvlJc w:val="left"/>
      <w:pPr>
        <w:ind w:left="720" w:hanging="360"/>
      </w:pPr>
    </w:lvl>
    <w:lvl w:ilvl="1" w:tplc="4009000F">
      <w:start w:val="1"/>
      <w:numFmt w:val="decimal"/>
      <w:lvlText w:val="%2."/>
      <w:lvlJc w:val="lef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EF838E7"/>
    <w:multiLevelType w:val="hybridMultilevel"/>
    <w:tmpl w:val="EC2038D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905556003">
    <w:abstractNumId w:val="0"/>
  </w:num>
  <w:num w:numId="2" w16cid:durableId="610356233">
    <w:abstractNumId w:val="26"/>
  </w:num>
  <w:num w:numId="3" w16cid:durableId="869269558">
    <w:abstractNumId w:val="66"/>
  </w:num>
  <w:num w:numId="4" w16cid:durableId="1645772286">
    <w:abstractNumId w:val="48"/>
  </w:num>
  <w:num w:numId="5" w16cid:durableId="1352028447">
    <w:abstractNumId w:val="19"/>
  </w:num>
  <w:num w:numId="6" w16cid:durableId="1482120041">
    <w:abstractNumId w:val="14"/>
  </w:num>
  <w:num w:numId="7" w16cid:durableId="967202153">
    <w:abstractNumId w:val="60"/>
  </w:num>
  <w:num w:numId="8" w16cid:durableId="142966687">
    <w:abstractNumId w:val="42"/>
  </w:num>
  <w:num w:numId="9" w16cid:durableId="102068850">
    <w:abstractNumId w:val="54"/>
  </w:num>
  <w:num w:numId="10" w16cid:durableId="810905742">
    <w:abstractNumId w:val="20"/>
  </w:num>
  <w:num w:numId="11" w16cid:durableId="1037393190">
    <w:abstractNumId w:val="30"/>
  </w:num>
  <w:num w:numId="12" w16cid:durableId="1531528883">
    <w:abstractNumId w:val="21"/>
  </w:num>
  <w:num w:numId="13" w16cid:durableId="946229393">
    <w:abstractNumId w:val="13"/>
  </w:num>
  <w:num w:numId="14" w16cid:durableId="1060396646">
    <w:abstractNumId w:val="29"/>
  </w:num>
  <w:num w:numId="15" w16cid:durableId="1607153399">
    <w:abstractNumId w:val="9"/>
  </w:num>
  <w:num w:numId="16" w16cid:durableId="861431263">
    <w:abstractNumId w:val="62"/>
  </w:num>
  <w:num w:numId="17" w16cid:durableId="2001350921">
    <w:abstractNumId w:val="44"/>
  </w:num>
  <w:num w:numId="18" w16cid:durableId="1798182366">
    <w:abstractNumId w:val="23"/>
  </w:num>
  <w:num w:numId="19" w16cid:durableId="1622150382">
    <w:abstractNumId w:val="69"/>
  </w:num>
  <w:num w:numId="20" w16cid:durableId="259533567">
    <w:abstractNumId w:val="5"/>
  </w:num>
  <w:num w:numId="21" w16cid:durableId="1796873549">
    <w:abstractNumId w:val="40"/>
  </w:num>
  <w:num w:numId="22" w16cid:durableId="351492376">
    <w:abstractNumId w:val="64"/>
  </w:num>
  <w:num w:numId="23" w16cid:durableId="29496076">
    <w:abstractNumId w:val="65"/>
  </w:num>
  <w:num w:numId="24" w16cid:durableId="1865056243">
    <w:abstractNumId w:val="24"/>
  </w:num>
  <w:num w:numId="25" w16cid:durableId="533812248">
    <w:abstractNumId w:val="16"/>
  </w:num>
  <w:num w:numId="26" w16cid:durableId="666834812">
    <w:abstractNumId w:val="31"/>
  </w:num>
  <w:num w:numId="27" w16cid:durableId="1306273169">
    <w:abstractNumId w:val="50"/>
  </w:num>
  <w:num w:numId="28" w16cid:durableId="1313607258">
    <w:abstractNumId w:val="3"/>
  </w:num>
  <w:num w:numId="29" w16cid:durableId="915825332">
    <w:abstractNumId w:val="25"/>
  </w:num>
  <w:num w:numId="30" w16cid:durableId="427503000">
    <w:abstractNumId w:val="63"/>
  </w:num>
  <w:num w:numId="31" w16cid:durableId="1489518600">
    <w:abstractNumId w:val="33"/>
  </w:num>
  <w:num w:numId="32" w16cid:durableId="456333156">
    <w:abstractNumId w:val="7"/>
  </w:num>
  <w:num w:numId="33" w16cid:durableId="1654021713">
    <w:abstractNumId w:val="18"/>
  </w:num>
  <w:num w:numId="34" w16cid:durableId="839350493">
    <w:abstractNumId w:val="12"/>
  </w:num>
  <w:num w:numId="35" w16cid:durableId="600647214">
    <w:abstractNumId w:val="35"/>
  </w:num>
  <w:num w:numId="36" w16cid:durableId="175196296">
    <w:abstractNumId w:val="41"/>
  </w:num>
  <w:num w:numId="37" w16cid:durableId="1537353717">
    <w:abstractNumId w:val="43"/>
  </w:num>
  <w:num w:numId="38" w16cid:durableId="1011225514">
    <w:abstractNumId w:val="58"/>
  </w:num>
  <w:num w:numId="39" w16cid:durableId="1286888395">
    <w:abstractNumId w:val="46"/>
  </w:num>
  <w:num w:numId="40" w16cid:durableId="44063342">
    <w:abstractNumId w:val="57"/>
  </w:num>
  <w:num w:numId="41" w16cid:durableId="1504583984">
    <w:abstractNumId w:val="11"/>
  </w:num>
  <w:num w:numId="42" w16cid:durableId="76679288">
    <w:abstractNumId w:val="53"/>
  </w:num>
  <w:num w:numId="43" w16cid:durableId="1347293973">
    <w:abstractNumId w:val="45"/>
  </w:num>
  <w:num w:numId="44" w16cid:durableId="98914316">
    <w:abstractNumId w:val="68"/>
  </w:num>
  <w:num w:numId="45" w16cid:durableId="543978744">
    <w:abstractNumId w:val="27"/>
  </w:num>
  <w:num w:numId="46" w16cid:durableId="1415320101">
    <w:abstractNumId w:val="32"/>
  </w:num>
  <w:num w:numId="47" w16cid:durableId="1274358452">
    <w:abstractNumId w:val="15"/>
  </w:num>
  <w:num w:numId="48" w16cid:durableId="312759656">
    <w:abstractNumId w:val="28"/>
  </w:num>
  <w:num w:numId="49" w16cid:durableId="420639240">
    <w:abstractNumId w:val="61"/>
  </w:num>
  <w:num w:numId="50" w16cid:durableId="1467091503">
    <w:abstractNumId w:val="55"/>
  </w:num>
  <w:num w:numId="51" w16cid:durableId="1994261881">
    <w:abstractNumId w:val="22"/>
  </w:num>
  <w:num w:numId="52" w16cid:durableId="1930962996">
    <w:abstractNumId w:val="2"/>
  </w:num>
  <w:num w:numId="53" w16cid:durableId="76288926">
    <w:abstractNumId w:val="49"/>
  </w:num>
  <w:num w:numId="54" w16cid:durableId="623120189">
    <w:abstractNumId w:val="37"/>
  </w:num>
  <w:num w:numId="55" w16cid:durableId="1079712373">
    <w:abstractNumId w:val="34"/>
  </w:num>
  <w:num w:numId="56" w16cid:durableId="228808930">
    <w:abstractNumId w:val="17"/>
  </w:num>
  <w:num w:numId="57" w16cid:durableId="186333382">
    <w:abstractNumId w:val="38"/>
  </w:num>
  <w:num w:numId="58" w16cid:durableId="1115447224">
    <w:abstractNumId w:val="52"/>
  </w:num>
  <w:num w:numId="59" w16cid:durableId="1438720476">
    <w:abstractNumId w:val="4"/>
  </w:num>
  <w:num w:numId="60" w16cid:durableId="1021708796">
    <w:abstractNumId w:val="39"/>
  </w:num>
  <w:num w:numId="61" w16cid:durableId="528837193">
    <w:abstractNumId w:val="36"/>
  </w:num>
  <w:num w:numId="62" w16cid:durableId="1200821477">
    <w:abstractNumId w:val="47"/>
  </w:num>
  <w:num w:numId="63" w16cid:durableId="518470413">
    <w:abstractNumId w:val="8"/>
  </w:num>
  <w:num w:numId="64" w16cid:durableId="2016298445">
    <w:abstractNumId w:val="6"/>
  </w:num>
  <w:num w:numId="65" w16cid:durableId="1816990436">
    <w:abstractNumId w:val="51"/>
  </w:num>
  <w:num w:numId="66" w16cid:durableId="1741097584">
    <w:abstractNumId w:val="10"/>
  </w:num>
  <w:num w:numId="67" w16cid:durableId="1878546214">
    <w:abstractNumId w:val="67"/>
  </w:num>
  <w:num w:numId="68" w16cid:durableId="1288009877">
    <w:abstractNumId w:val="59"/>
  </w:num>
  <w:num w:numId="69" w16cid:durableId="589119087">
    <w:abstractNumId w:val="5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1033"/>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By" w:val="EA SEPG, APIS SEPG"/>
    <w:docVar w:name="CreBy" w:val="Amanda Kent "/>
    <w:docVar w:name="CreDat" w:val="25/1/2001"/>
    <w:docVar w:name="DocRef" w:val="GDLN_BRS"/>
    <w:docVar w:name="DocTitle" w:val="Business Requirements Statement (BRS) - Standard"/>
    <w:docVar w:name="ProjName" w:val="Business Systems Services"/>
    <w:docVar w:name="Status" w:val="Approved"/>
    <w:docVar w:name="Version" w:val="1.02"/>
  </w:docVars>
  <w:rsids>
    <w:rsidRoot w:val="00642CB1"/>
    <w:rsid w:val="00002C62"/>
    <w:rsid w:val="0001288C"/>
    <w:rsid w:val="0001377C"/>
    <w:rsid w:val="000203B1"/>
    <w:rsid w:val="0002464A"/>
    <w:rsid w:val="000251F9"/>
    <w:rsid w:val="0002571E"/>
    <w:rsid w:val="00027549"/>
    <w:rsid w:val="00031FC9"/>
    <w:rsid w:val="000350C1"/>
    <w:rsid w:val="00043A92"/>
    <w:rsid w:val="00045EC5"/>
    <w:rsid w:val="00046086"/>
    <w:rsid w:val="00046F07"/>
    <w:rsid w:val="00047019"/>
    <w:rsid w:val="0005085E"/>
    <w:rsid w:val="00054697"/>
    <w:rsid w:val="000546B8"/>
    <w:rsid w:val="000610DF"/>
    <w:rsid w:val="00066A06"/>
    <w:rsid w:val="000674C1"/>
    <w:rsid w:val="00067EF4"/>
    <w:rsid w:val="00076599"/>
    <w:rsid w:val="00081D7B"/>
    <w:rsid w:val="00082620"/>
    <w:rsid w:val="00087D23"/>
    <w:rsid w:val="000921D0"/>
    <w:rsid w:val="000932CB"/>
    <w:rsid w:val="0009509A"/>
    <w:rsid w:val="00096321"/>
    <w:rsid w:val="000A0E3B"/>
    <w:rsid w:val="000A1577"/>
    <w:rsid w:val="000A427E"/>
    <w:rsid w:val="000A42B1"/>
    <w:rsid w:val="000B0ADA"/>
    <w:rsid w:val="000B3BD6"/>
    <w:rsid w:val="000B4DBA"/>
    <w:rsid w:val="000B5862"/>
    <w:rsid w:val="000B605D"/>
    <w:rsid w:val="000B797D"/>
    <w:rsid w:val="000C03B8"/>
    <w:rsid w:val="000C03FB"/>
    <w:rsid w:val="000C488B"/>
    <w:rsid w:val="000D100D"/>
    <w:rsid w:val="000D6094"/>
    <w:rsid w:val="000E1F2D"/>
    <w:rsid w:val="000E2B51"/>
    <w:rsid w:val="000E4A13"/>
    <w:rsid w:val="000E5C03"/>
    <w:rsid w:val="000E6215"/>
    <w:rsid w:val="000F6DF6"/>
    <w:rsid w:val="000F7CE5"/>
    <w:rsid w:val="00102500"/>
    <w:rsid w:val="00102D6D"/>
    <w:rsid w:val="00103416"/>
    <w:rsid w:val="00103557"/>
    <w:rsid w:val="00104478"/>
    <w:rsid w:val="001053D5"/>
    <w:rsid w:val="00105874"/>
    <w:rsid w:val="00107457"/>
    <w:rsid w:val="00110DD0"/>
    <w:rsid w:val="00110FBB"/>
    <w:rsid w:val="0011300C"/>
    <w:rsid w:val="001209A6"/>
    <w:rsid w:val="00120A27"/>
    <w:rsid w:val="00121CB0"/>
    <w:rsid w:val="001221A1"/>
    <w:rsid w:val="0012264D"/>
    <w:rsid w:val="00126F9D"/>
    <w:rsid w:val="0012734B"/>
    <w:rsid w:val="0013249C"/>
    <w:rsid w:val="00134386"/>
    <w:rsid w:val="001351FE"/>
    <w:rsid w:val="001421F8"/>
    <w:rsid w:val="001509C0"/>
    <w:rsid w:val="00150B62"/>
    <w:rsid w:val="00151386"/>
    <w:rsid w:val="001571C1"/>
    <w:rsid w:val="001572E0"/>
    <w:rsid w:val="00160108"/>
    <w:rsid w:val="0016710D"/>
    <w:rsid w:val="00167F46"/>
    <w:rsid w:val="00171D91"/>
    <w:rsid w:val="00173421"/>
    <w:rsid w:val="00174637"/>
    <w:rsid w:val="00175533"/>
    <w:rsid w:val="00175D8A"/>
    <w:rsid w:val="001765CB"/>
    <w:rsid w:val="00182C37"/>
    <w:rsid w:val="001872AC"/>
    <w:rsid w:val="001876C0"/>
    <w:rsid w:val="00191F23"/>
    <w:rsid w:val="00191FD9"/>
    <w:rsid w:val="0019253C"/>
    <w:rsid w:val="001959F9"/>
    <w:rsid w:val="001A103E"/>
    <w:rsid w:val="001A1E5D"/>
    <w:rsid w:val="001A3824"/>
    <w:rsid w:val="001A5518"/>
    <w:rsid w:val="001A7208"/>
    <w:rsid w:val="001B00CB"/>
    <w:rsid w:val="001B0136"/>
    <w:rsid w:val="001B0533"/>
    <w:rsid w:val="001B2F3E"/>
    <w:rsid w:val="001B30F9"/>
    <w:rsid w:val="001B3191"/>
    <w:rsid w:val="001C5B82"/>
    <w:rsid w:val="001C5EB6"/>
    <w:rsid w:val="001C7C9E"/>
    <w:rsid w:val="001D1626"/>
    <w:rsid w:val="001D3BC3"/>
    <w:rsid w:val="001D4EEF"/>
    <w:rsid w:val="001D601C"/>
    <w:rsid w:val="001E089B"/>
    <w:rsid w:val="001E4FB8"/>
    <w:rsid w:val="001E6AB5"/>
    <w:rsid w:val="001F1C19"/>
    <w:rsid w:val="0020105D"/>
    <w:rsid w:val="00202707"/>
    <w:rsid w:val="002027CE"/>
    <w:rsid w:val="00202FA0"/>
    <w:rsid w:val="002047EA"/>
    <w:rsid w:val="00205110"/>
    <w:rsid w:val="0020596D"/>
    <w:rsid w:val="00206467"/>
    <w:rsid w:val="0021047F"/>
    <w:rsid w:val="00213E00"/>
    <w:rsid w:val="00215AA9"/>
    <w:rsid w:val="00215DFA"/>
    <w:rsid w:val="00216608"/>
    <w:rsid w:val="00216D79"/>
    <w:rsid w:val="00223A53"/>
    <w:rsid w:val="00223C43"/>
    <w:rsid w:val="00235B71"/>
    <w:rsid w:val="00236124"/>
    <w:rsid w:val="0023635D"/>
    <w:rsid w:val="0024101A"/>
    <w:rsid w:val="002447FA"/>
    <w:rsid w:val="00251D7B"/>
    <w:rsid w:val="00253CD1"/>
    <w:rsid w:val="00256B8B"/>
    <w:rsid w:val="00262769"/>
    <w:rsid w:val="00266572"/>
    <w:rsid w:val="00266A11"/>
    <w:rsid w:val="00267FC0"/>
    <w:rsid w:val="0027233C"/>
    <w:rsid w:val="00273944"/>
    <w:rsid w:val="002759D6"/>
    <w:rsid w:val="00276777"/>
    <w:rsid w:val="00276BA8"/>
    <w:rsid w:val="00281ADC"/>
    <w:rsid w:val="00282A11"/>
    <w:rsid w:val="00285A66"/>
    <w:rsid w:val="00286712"/>
    <w:rsid w:val="00290010"/>
    <w:rsid w:val="00290222"/>
    <w:rsid w:val="00291805"/>
    <w:rsid w:val="00292135"/>
    <w:rsid w:val="00292430"/>
    <w:rsid w:val="0029259D"/>
    <w:rsid w:val="002A1B96"/>
    <w:rsid w:val="002A5183"/>
    <w:rsid w:val="002B2324"/>
    <w:rsid w:val="002B2601"/>
    <w:rsid w:val="002B3AF9"/>
    <w:rsid w:val="002C2143"/>
    <w:rsid w:val="002C239C"/>
    <w:rsid w:val="002C3CFD"/>
    <w:rsid w:val="002C5839"/>
    <w:rsid w:val="002C5E13"/>
    <w:rsid w:val="002C76F7"/>
    <w:rsid w:val="002D06DF"/>
    <w:rsid w:val="002D1371"/>
    <w:rsid w:val="002D1C14"/>
    <w:rsid w:val="002D3A6E"/>
    <w:rsid w:val="002E7E57"/>
    <w:rsid w:val="002F1A7E"/>
    <w:rsid w:val="002F38A8"/>
    <w:rsid w:val="002F6168"/>
    <w:rsid w:val="00301F88"/>
    <w:rsid w:val="003024E8"/>
    <w:rsid w:val="00304143"/>
    <w:rsid w:val="003128FA"/>
    <w:rsid w:val="003136F5"/>
    <w:rsid w:val="00313D60"/>
    <w:rsid w:val="00313ECB"/>
    <w:rsid w:val="00314719"/>
    <w:rsid w:val="00314B79"/>
    <w:rsid w:val="003169A9"/>
    <w:rsid w:val="00317944"/>
    <w:rsid w:val="00321187"/>
    <w:rsid w:val="003246D7"/>
    <w:rsid w:val="00324D9E"/>
    <w:rsid w:val="003302C9"/>
    <w:rsid w:val="00331657"/>
    <w:rsid w:val="00332B50"/>
    <w:rsid w:val="0033373A"/>
    <w:rsid w:val="00336B91"/>
    <w:rsid w:val="00337307"/>
    <w:rsid w:val="00341F6C"/>
    <w:rsid w:val="00345CAF"/>
    <w:rsid w:val="0034740D"/>
    <w:rsid w:val="003505CD"/>
    <w:rsid w:val="00350D4C"/>
    <w:rsid w:val="00351DEB"/>
    <w:rsid w:val="003528BF"/>
    <w:rsid w:val="0035700F"/>
    <w:rsid w:val="003575C8"/>
    <w:rsid w:val="00357D6C"/>
    <w:rsid w:val="0036071B"/>
    <w:rsid w:val="00362394"/>
    <w:rsid w:val="0036427A"/>
    <w:rsid w:val="0036663A"/>
    <w:rsid w:val="00367BDA"/>
    <w:rsid w:val="00371E29"/>
    <w:rsid w:val="00371E6F"/>
    <w:rsid w:val="003820A9"/>
    <w:rsid w:val="00383DFE"/>
    <w:rsid w:val="0038534C"/>
    <w:rsid w:val="00385F0D"/>
    <w:rsid w:val="00386F13"/>
    <w:rsid w:val="00387346"/>
    <w:rsid w:val="00387C94"/>
    <w:rsid w:val="003907F6"/>
    <w:rsid w:val="003923A9"/>
    <w:rsid w:val="00392411"/>
    <w:rsid w:val="00392EBA"/>
    <w:rsid w:val="00394A9A"/>
    <w:rsid w:val="00397BF6"/>
    <w:rsid w:val="003A05E2"/>
    <w:rsid w:val="003A0A96"/>
    <w:rsid w:val="003A701F"/>
    <w:rsid w:val="003A7C25"/>
    <w:rsid w:val="003B0041"/>
    <w:rsid w:val="003B1701"/>
    <w:rsid w:val="003C0375"/>
    <w:rsid w:val="003C1D5B"/>
    <w:rsid w:val="003C4D05"/>
    <w:rsid w:val="003C5CC1"/>
    <w:rsid w:val="003C6358"/>
    <w:rsid w:val="003D1D6C"/>
    <w:rsid w:val="003D47D1"/>
    <w:rsid w:val="003D53D2"/>
    <w:rsid w:val="003D5502"/>
    <w:rsid w:val="003E422B"/>
    <w:rsid w:val="003E4ED5"/>
    <w:rsid w:val="003E743C"/>
    <w:rsid w:val="003E79FD"/>
    <w:rsid w:val="003F03C2"/>
    <w:rsid w:val="003F7579"/>
    <w:rsid w:val="00401F41"/>
    <w:rsid w:val="004040AB"/>
    <w:rsid w:val="004072DD"/>
    <w:rsid w:val="00410342"/>
    <w:rsid w:val="004205DF"/>
    <w:rsid w:val="004240CB"/>
    <w:rsid w:val="00424E1C"/>
    <w:rsid w:val="004258F5"/>
    <w:rsid w:val="0042728E"/>
    <w:rsid w:val="00427A31"/>
    <w:rsid w:val="004309DD"/>
    <w:rsid w:val="00435562"/>
    <w:rsid w:val="004401E3"/>
    <w:rsid w:val="004452D6"/>
    <w:rsid w:val="0045078A"/>
    <w:rsid w:val="004556A3"/>
    <w:rsid w:val="00463464"/>
    <w:rsid w:val="00463CE6"/>
    <w:rsid w:val="00466FA7"/>
    <w:rsid w:val="00467033"/>
    <w:rsid w:val="00470A81"/>
    <w:rsid w:val="00473F77"/>
    <w:rsid w:val="0048297C"/>
    <w:rsid w:val="00482DB8"/>
    <w:rsid w:val="00483BD0"/>
    <w:rsid w:val="004844B1"/>
    <w:rsid w:val="00484680"/>
    <w:rsid w:val="004861E0"/>
    <w:rsid w:val="00496B13"/>
    <w:rsid w:val="004A1C66"/>
    <w:rsid w:val="004A35D6"/>
    <w:rsid w:val="004A5106"/>
    <w:rsid w:val="004A7A82"/>
    <w:rsid w:val="004B5112"/>
    <w:rsid w:val="004C1762"/>
    <w:rsid w:val="004C4CA2"/>
    <w:rsid w:val="004C5105"/>
    <w:rsid w:val="004D5AB4"/>
    <w:rsid w:val="004D7587"/>
    <w:rsid w:val="004E683F"/>
    <w:rsid w:val="004F1B00"/>
    <w:rsid w:val="00502DCD"/>
    <w:rsid w:val="005044DE"/>
    <w:rsid w:val="0050792D"/>
    <w:rsid w:val="00510857"/>
    <w:rsid w:val="0051151D"/>
    <w:rsid w:val="005155CA"/>
    <w:rsid w:val="00516A70"/>
    <w:rsid w:val="00523DBB"/>
    <w:rsid w:val="005263A4"/>
    <w:rsid w:val="005273A3"/>
    <w:rsid w:val="0053171F"/>
    <w:rsid w:val="00531AA3"/>
    <w:rsid w:val="005325B4"/>
    <w:rsid w:val="00534E84"/>
    <w:rsid w:val="00547489"/>
    <w:rsid w:val="005476A5"/>
    <w:rsid w:val="00552407"/>
    <w:rsid w:val="00553F40"/>
    <w:rsid w:val="005576A0"/>
    <w:rsid w:val="00562E84"/>
    <w:rsid w:val="0056590E"/>
    <w:rsid w:val="005674BC"/>
    <w:rsid w:val="00567514"/>
    <w:rsid w:val="00567AC7"/>
    <w:rsid w:val="00570681"/>
    <w:rsid w:val="00571419"/>
    <w:rsid w:val="00572EA0"/>
    <w:rsid w:val="00575317"/>
    <w:rsid w:val="00575C78"/>
    <w:rsid w:val="00577A28"/>
    <w:rsid w:val="00577B1B"/>
    <w:rsid w:val="00580657"/>
    <w:rsid w:val="00583F96"/>
    <w:rsid w:val="005858E3"/>
    <w:rsid w:val="0059081A"/>
    <w:rsid w:val="00593700"/>
    <w:rsid w:val="005966D9"/>
    <w:rsid w:val="00596ED0"/>
    <w:rsid w:val="005A0AAE"/>
    <w:rsid w:val="005A13ED"/>
    <w:rsid w:val="005A39EB"/>
    <w:rsid w:val="005A571D"/>
    <w:rsid w:val="005A5F70"/>
    <w:rsid w:val="005B1E8E"/>
    <w:rsid w:val="005B209F"/>
    <w:rsid w:val="005B248B"/>
    <w:rsid w:val="005B3159"/>
    <w:rsid w:val="005C12D3"/>
    <w:rsid w:val="005C19F1"/>
    <w:rsid w:val="005C4A9D"/>
    <w:rsid w:val="005D189B"/>
    <w:rsid w:val="005D1CF4"/>
    <w:rsid w:val="005D2FBC"/>
    <w:rsid w:val="005D5B38"/>
    <w:rsid w:val="005E29C6"/>
    <w:rsid w:val="005F045A"/>
    <w:rsid w:val="005F1287"/>
    <w:rsid w:val="005F1AC0"/>
    <w:rsid w:val="005F1F1A"/>
    <w:rsid w:val="005F4A2D"/>
    <w:rsid w:val="005F4CC8"/>
    <w:rsid w:val="00600F86"/>
    <w:rsid w:val="006022DA"/>
    <w:rsid w:val="00602386"/>
    <w:rsid w:val="00603F75"/>
    <w:rsid w:val="00604689"/>
    <w:rsid w:val="006077AD"/>
    <w:rsid w:val="00611C05"/>
    <w:rsid w:val="00611D90"/>
    <w:rsid w:val="006134C2"/>
    <w:rsid w:val="00615D70"/>
    <w:rsid w:val="006210F7"/>
    <w:rsid w:val="00621E2B"/>
    <w:rsid w:val="00622AC8"/>
    <w:rsid w:val="00622CD1"/>
    <w:rsid w:val="00623AC8"/>
    <w:rsid w:val="00624E10"/>
    <w:rsid w:val="00625A73"/>
    <w:rsid w:val="006266DB"/>
    <w:rsid w:val="00627399"/>
    <w:rsid w:val="0062764D"/>
    <w:rsid w:val="0063267C"/>
    <w:rsid w:val="00633832"/>
    <w:rsid w:val="00633B0F"/>
    <w:rsid w:val="0063477D"/>
    <w:rsid w:val="006368C1"/>
    <w:rsid w:val="00642CB1"/>
    <w:rsid w:val="0064492E"/>
    <w:rsid w:val="00647D3A"/>
    <w:rsid w:val="0065017B"/>
    <w:rsid w:val="006520DB"/>
    <w:rsid w:val="00656BF4"/>
    <w:rsid w:val="00657DD4"/>
    <w:rsid w:val="00662229"/>
    <w:rsid w:val="00662723"/>
    <w:rsid w:val="00667E1D"/>
    <w:rsid w:val="00671522"/>
    <w:rsid w:val="0067538D"/>
    <w:rsid w:val="006805DE"/>
    <w:rsid w:val="00683037"/>
    <w:rsid w:val="00684610"/>
    <w:rsid w:val="00686FED"/>
    <w:rsid w:val="006877CA"/>
    <w:rsid w:val="00690523"/>
    <w:rsid w:val="00690956"/>
    <w:rsid w:val="00695DAD"/>
    <w:rsid w:val="006A322E"/>
    <w:rsid w:val="006A4010"/>
    <w:rsid w:val="006B373C"/>
    <w:rsid w:val="006B5DD2"/>
    <w:rsid w:val="006C2DDE"/>
    <w:rsid w:val="006C39F4"/>
    <w:rsid w:val="006D2FE7"/>
    <w:rsid w:val="006D6189"/>
    <w:rsid w:val="006E2F9F"/>
    <w:rsid w:val="006E5094"/>
    <w:rsid w:val="006E59B7"/>
    <w:rsid w:val="006E6140"/>
    <w:rsid w:val="006E7D28"/>
    <w:rsid w:val="006F03E1"/>
    <w:rsid w:val="006F38BA"/>
    <w:rsid w:val="006F57F9"/>
    <w:rsid w:val="007009C8"/>
    <w:rsid w:val="0070147B"/>
    <w:rsid w:val="0071672D"/>
    <w:rsid w:val="00716D4A"/>
    <w:rsid w:val="00720A65"/>
    <w:rsid w:val="00726ADE"/>
    <w:rsid w:val="00727E08"/>
    <w:rsid w:val="00727ECD"/>
    <w:rsid w:val="00733BE6"/>
    <w:rsid w:val="00733F3E"/>
    <w:rsid w:val="00733FC9"/>
    <w:rsid w:val="007415E1"/>
    <w:rsid w:val="0074203D"/>
    <w:rsid w:val="00742108"/>
    <w:rsid w:val="00742B93"/>
    <w:rsid w:val="00747511"/>
    <w:rsid w:val="00753818"/>
    <w:rsid w:val="007550C6"/>
    <w:rsid w:val="00755653"/>
    <w:rsid w:val="00763400"/>
    <w:rsid w:val="0077038B"/>
    <w:rsid w:val="00771530"/>
    <w:rsid w:val="00773C71"/>
    <w:rsid w:val="00777705"/>
    <w:rsid w:val="0078069B"/>
    <w:rsid w:val="00782960"/>
    <w:rsid w:val="00785A1E"/>
    <w:rsid w:val="007904CD"/>
    <w:rsid w:val="00794CC4"/>
    <w:rsid w:val="007958B3"/>
    <w:rsid w:val="007A23EC"/>
    <w:rsid w:val="007A4A61"/>
    <w:rsid w:val="007B14A3"/>
    <w:rsid w:val="007B1CAB"/>
    <w:rsid w:val="007B1D76"/>
    <w:rsid w:val="007B32BB"/>
    <w:rsid w:val="007B6600"/>
    <w:rsid w:val="007B797A"/>
    <w:rsid w:val="007C4DF6"/>
    <w:rsid w:val="007C5CC2"/>
    <w:rsid w:val="007C7C62"/>
    <w:rsid w:val="007D3FBF"/>
    <w:rsid w:val="007D5CEA"/>
    <w:rsid w:val="007E121F"/>
    <w:rsid w:val="007E37A3"/>
    <w:rsid w:val="007E42B5"/>
    <w:rsid w:val="007E50EA"/>
    <w:rsid w:val="007E6099"/>
    <w:rsid w:val="007E7F2D"/>
    <w:rsid w:val="007F054F"/>
    <w:rsid w:val="007F27D9"/>
    <w:rsid w:val="007F6021"/>
    <w:rsid w:val="008055F7"/>
    <w:rsid w:val="00807254"/>
    <w:rsid w:val="00815F45"/>
    <w:rsid w:val="00823AE4"/>
    <w:rsid w:val="00823CA4"/>
    <w:rsid w:val="00825E3B"/>
    <w:rsid w:val="00826CCB"/>
    <w:rsid w:val="00827469"/>
    <w:rsid w:val="008277BD"/>
    <w:rsid w:val="00827CE2"/>
    <w:rsid w:val="0083465C"/>
    <w:rsid w:val="00835298"/>
    <w:rsid w:val="0083567D"/>
    <w:rsid w:val="008378AE"/>
    <w:rsid w:val="00844780"/>
    <w:rsid w:val="008459AF"/>
    <w:rsid w:val="00850AC5"/>
    <w:rsid w:val="00852958"/>
    <w:rsid w:val="00855BC6"/>
    <w:rsid w:val="00862C42"/>
    <w:rsid w:val="00863147"/>
    <w:rsid w:val="00864E2F"/>
    <w:rsid w:val="00865E77"/>
    <w:rsid w:val="00867E3C"/>
    <w:rsid w:val="008704F8"/>
    <w:rsid w:val="00876B55"/>
    <w:rsid w:val="00880187"/>
    <w:rsid w:val="00882F9B"/>
    <w:rsid w:val="00884192"/>
    <w:rsid w:val="008858C7"/>
    <w:rsid w:val="008903DE"/>
    <w:rsid w:val="00892F1A"/>
    <w:rsid w:val="00893DEB"/>
    <w:rsid w:val="00894A4A"/>
    <w:rsid w:val="00896A95"/>
    <w:rsid w:val="008A0BD6"/>
    <w:rsid w:val="008A4AD5"/>
    <w:rsid w:val="008A62FD"/>
    <w:rsid w:val="008A6FE8"/>
    <w:rsid w:val="008B5435"/>
    <w:rsid w:val="008C0D46"/>
    <w:rsid w:val="008C19F1"/>
    <w:rsid w:val="008C30A9"/>
    <w:rsid w:val="008C6D94"/>
    <w:rsid w:val="008C6E30"/>
    <w:rsid w:val="008D1269"/>
    <w:rsid w:val="008D3DBB"/>
    <w:rsid w:val="008D4533"/>
    <w:rsid w:val="008D46FF"/>
    <w:rsid w:val="008D7979"/>
    <w:rsid w:val="008E41A4"/>
    <w:rsid w:val="008E540A"/>
    <w:rsid w:val="008E5860"/>
    <w:rsid w:val="008E6411"/>
    <w:rsid w:val="008E7BE9"/>
    <w:rsid w:val="008F160B"/>
    <w:rsid w:val="008F4899"/>
    <w:rsid w:val="00900EFF"/>
    <w:rsid w:val="00907979"/>
    <w:rsid w:val="00907F3B"/>
    <w:rsid w:val="0091001A"/>
    <w:rsid w:val="00921794"/>
    <w:rsid w:val="009228BF"/>
    <w:rsid w:val="00923C4E"/>
    <w:rsid w:val="0092586E"/>
    <w:rsid w:val="00927DBD"/>
    <w:rsid w:val="00930A86"/>
    <w:rsid w:val="00932C02"/>
    <w:rsid w:val="0093310A"/>
    <w:rsid w:val="0094120B"/>
    <w:rsid w:val="009430DC"/>
    <w:rsid w:val="0094403B"/>
    <w:rsid w:val="0094498A"/>
    <w:rsid w:val="00947AC6"/>
    <w:rsid w:val="00950026"/>
    <w:rsid w:val="0095111A"/>
    <w:rsid w:val="00952251"/>
    <w:rsid w:val="009567CF"/>
    <w:rsid w:val="00957797"/>
    <w:rsid w:val="0096291B"/>
    <w:rsid w:val="00963A23"/>
    <w:rsid w:val="00963C2A"/>
    <w:rsid w:val="00965188"/>
    <w:rsid w:val="00966688"/>
    <w:rsid w:val="00970E54"/>
    <w:rsid w:val="00971419"/>
    <w:rsid w:val="00973695"/>
    <w:rsid w:val="00974137"/>
    <w:rsid w:val="009750DE"/>
    <w:rsid w:val="0097608E"/>
    <w:rsid w:val="00980D9E"/>
    <w:rsid w:val="00986C75"/>
    <w:rsid w:val="00987A70"/>
    <w:rsid w:val="009937D1"/>
    <w:rsid w:val="00995065"/>
    <w:rsid w:val="00995E95"/>
    <w:rsid w:val="009975D3"/>
    <w:rsid w:val="009A0131"/>
    <w:rsid w:val="009A05C6"/>
    <w:rsid w:val="009A15E7"/>
    <w:rsid w:val="009A1EF0"/>
    <w:rsid w:val="009A1FFF"/>
    <w:rsid w:val="009A2EFB"/>
    <w:rsid w:val="009A3120"/>
    <w:rsid w:val="009A7618"/>
    <w:rsid w:val="009B05EF"/>
    <w:rsid w:val="009B103A"/>
    <w:rsid w:val="009B38BE"/>
    <w:rsid w:val="009B5F1D"/>
    <w:rsid w:val="009B7384"/>
    <w:rsid w:val="009C0CB2"/>
    <w:rsid w:val="009C390C"/>
    <w:rsid w:val="009C3B4B"/>
    <w:rsid w:val="009C5B46"/>
    <w:rsid w:val="009C7D93"/>
    <w:rsid w:val="009D0A4F"/>
    <w:rsid w:val="009D27FB"/>
    <w:rsid w:val="009D2F8C"/>
    <w:rsid w:val="009D3EDD"/>
    <w:rsid w:val="009D5B90"/>
    <w:rsid w:val="009E2DA1"/>
    <w:rsid w:val="009E3540"/>
    <w:rsid w:val="009E678F"/>
    <w:rsid w:val="009E6FF8"/>
    <w:rsid w:val="009F09B8"/>
    <w:rsid w:val="009F2726"/>
    <w:rsid w:val="009F29C8"/>
    <w:rsid w:val="009F2C7F"/>
    <w:rsid w:val="009F3B14"/>
    <w:rsid w:val="009F3C40"/>
    <w:rsid w:val="009F5683"/>
    <w:rsid w:val="009F605F"/>
    <w:rsid w:val="00A02B29"/>
    <w:rsid w:val="00A05348"/>
    <w:rsid w:val="00A0618D"/>
    <w:rsid w:val="00A11F50"/>
    <w:rsid w:val="00A1255A"/>
    <w:rsid w:val="00A22F29"/>
    <w:rsid w:val="00A25069"/>
    <w:rsid w:val="00A27C3C"/>
    <w:rsid w:val="00A3191E"/>
    <w:rsid w:val="00A376E6"/>
    <w:rsid w:val="00A41B60"/>
    <w:rsid w:val="00A44627"/>
    <w:rsid w:val="00A45E80"/>
    <w:rsid w:val="00A46C60"/>
    <w:rsid w:val="00A52673"/>
    <w:rsid w:val="00A53549"/>
    <w:rsid w:val="00A5592C"/>
    <w:rsid w:val="00A60F76"/>
    <w:rsid w:val="00A62860"/>
    <w:rsid w:val="00A65960"/>
    <w:rsid w:val="00A664B2"/>
    <w:rsid w:val="00A66B93"/>
    <w:rsid w:val="00A6757C"/>
    <w:rsid w:val="00A700F7"/>
    <w:rsid w:val="00A7064B"/>
    <w:rsid w:val="00A71159"/>
    <w:rsid w:val="00A740BC"/>
    <w:rsid w:val="00A741FF"/>
    <w:rsid w:val="00A74F26"/>
    <w:rsid w:val="00A75708"/>
    <w:rsid w:val="00A7691C"/>
    <w:rsid w:val="00A808E0"/>
    <w:rsid w:val="00A80C80"/>
    <w:rsid w:val="00A81A89"/>
    <w:rsid w:val="00A826B5"/>
    <w:rsid w:val="00A8772E"/>
    <w:rsid w:val="00A90EC4"/>
    <w:rsid w:val="00A93CE7"/>
    <w:rsid w:val="00A94787"/>
    <w:rsid w:val="00A94C8E"/>
    <w:rsid w:val="00AA134F"/>
    <w:rsid w:val="00AA3EA0"/>
    <w:rsid w:val="00AB1866"/>
    <w:rsid w:val="00AB4F8F"/>
    <w:rsid w:val="00AB5119"/>
    <w:rsid w:val="00AE1AA2"/>
    <w:rsid w:val="00AE2BF4"/>
    <w:rsid w:val="00AE72DC"/>
    <w:rsid w:val="00AF0DFE"/>
    <w:rsid w:val="00AF1A74"/>
    <w:rsid w:val="00AF1C49"/>
    <w:rsid w:val="00AF324D"/>
    <w:rsid w:val="00AF370B"/>
    <w:rsid w:val="00B0311B"/>
    <w:rsid w:val="00B071F1"/>
    <w:rsid w:val="00B116B3"/>
    <w:rsid w:val="00B30E36"/>
    <w:rsid w:val="00B36CB7"/>
    <w:rsid w:val="00B373D4"/>
    <w:rsid w:val="00B373D7"/>
    <w:rsid w:val="00B37A72"/>
    <w:rsid w:val="00B37B89"/>
    <w:rsid w:val="00B4239B"/>
    <w:rsid w:val="00B423AB"/>
    <w:rsid w:val="00B447F8"/>
    <w:rsid w:val="00B451B6"/>
    <w:rsid w:val="00B504BF"/>
    <w:rsid w:val="00B5087D"/>
    <w:rsid w:val="00B514EB"/>
    <w:rsid w:val="00B53362"/>
    <w:rsid w:val="00B564E1"/>
    <w:rsid w:val="00B61996"/>
    <w:rsid w:val="00B63CD3"/>
    <w:rsid w:val="00B66274"/>
    <w:rsid w:val="00B66EB6"/>
    <w:rsid w:val="00B7053C"/>
    <w:rsid w:val="00B70DC3"/>
    <w:rsid w:val="00B727A0"/>
    <w:rsid w:val="00B72E23"/>
    <w:rsid w:val="00B742BB"/>
    <w:rsid w:val="00B77BAE"/>
    <w:rsid w:val="00B80BA8"/>
    <w:rsid w:val="00B82113"/>
    <w:rsid w:val="00B85A97"/>
    <w:rsid w:val="00B85EDB"/>
    <w:rsid w:val="00B9073C"/>
    <w:rsid w:val="00B90C35"/>
    <w:rsid w:val="00B91373"/>
    <w:rsid w:val="00B927BF"/>
    <w:rsid w:val="00B9538A"/>
    <w:rsid w:val="00BA0A76"/>
    <w:rsid w:val="00BA1893"/>
    <w:rsid w:val="00BA4396"/>
    <w:rsid w:val="00BA62D6"/>
    <w:rsid w:val="00BB25B1"/>
    <w:rsid w:val="00BB3059"/>
    <w:rsid w:val="00BB724C"/>
    <w:rsid w:val="00BC03CE"/>
    <w:rsid w:val="00BC0437"/>
    <w:rsid w:val="00BC237B"/>
    <w:rsid w:val="00BC328D"/>
    <w:rsid w:val="00BC68E3"/>
    <w:rsid w:val="00BC69F4"/>
    <w:rsid w:val="00BC6B01"/>
    <w:rsid w:val="00BC7DEA"/>
    <w:rsid w:val="00BE136E"/>
    <w:rsid w:val="00BE2180"/>
    <w:rsid w:val="00BF0F5E"/>
    <w:rsid w:val="00BF31AA"/>
    <w:rsid w:val="00BF3A66"/>
    <w:rsid w:val="00BF4843"/>
    <w:rsid w:val="00C00277"/>
    <w:rsid w:val="00C00BE1"/>
    <w:rsid w:val="00C01B9A"/>
    <w:rsid w:val="00C01DD7"/>
    <w:rsid w:val="00C028BE"/>
    <w:rsid w:val="00C04E79"/>
    <w:rsid w:val="00C05D40"/>
    <w:rsid w:val="00C10215"/>
    <w:rsid w:val="00C12C1A"/>
    <w:rsid w:val="00C146B8"/>
    <w:rsid w:val="00C157FE"/>
    <w:rsid w:val="00C16B46"/>
    <w:rsid w:val="00C35355"/>
    <w:rsid w:val="00C36259"/>
    <w:rsid w:val="00C407E9"/>
    <w:rsid w:val="00C4129E"/>
    <w:rsid w:val="00C42625"/>
    <w:rsid w:val="00C442A4"/>
    <w:rsid w:val="00C45214"/>
    <w:rsid w:val="00C46594"/>
    <w:rsid w:val="00C517F6"/>
    <w:rsid w:val="00C51C91"/>
    <w:rsid w:val="00C558FA"/>
    <w:rsid w:val="00C610F5"/>
    <w:rsid w:val="00C62FE0"/>
    <w:rsid w:val="00C636AD"/>
    <w:rsid w:val="00C7089A"/>
    <w:rsid w:val="00C765C2"/>
    <w:rsid w:val="00C816C1"/>
    <w:rsid w:val="00C829EE"/>
    <w:rsid w:val="00C83190"/>
    <w:rsid w:val="00C83BC5"/>
    <w:rsid w:val="00C852B6"/>
    <w:rsid w:val="00C86544"/>
    <w:rsid w:val="00C874A6"/>
    <w:rsid w:val="00C878AD"/>
    <w:rsid w:val="00C87E45"/>
    <w:rsid w:val="00C92007"/>
    <w:rsid w:val="00C94215"/>
    <w:rsid w:val="00C94E39"/>
    <w:rsid w:val="00C95817"/>
    <w:rsid w:val="00CA0B11"/>
    <w:rsid w:val="00CA4BC4"/>
    <w:rsid w:val="00CA5EC9"/>
    <w:rsid w:val="00CA63A9"/>
    <w:rsid w:val="00CA7860"/>
    <w:rsid w:val="00CA7C00"/>
    <w:rsid w:val="00CB2AE5"/>
    <w:rsid w:val="00CB3C4D"/>
    <w:rsid w:val="00CB4ED1"/>
    <w:rsid w:val="00CB5192"/>
    <w:rsid w:val="00CB61F9"/>
    <w:rsid w:val="00CB79C1"/>
    <w:rsid w:val="00CB7EFE"/>
    <w:rsid w:val="00CB7F34"/>
    <w:rsid w:val="00CC017D"/>
    <w:rsid w:val="00CC10DB"/>
    <w:rsid w:val="00CC2500"/>
    <w:rsid w:val="00CC50A5"/>
    <w:rsid w:val="00CC5387"/>
    <w:rsid w:val="00CC6D23"/>
    <w:rsid w:val="00CD0279"/>
    <w:rsid w:val="00CD24BE"/>
    <w:rsid w:val="00CD69E9"/>
    <w:rsid w:val="00CE13A2"/>
    <w:rsid w:val="00CE2E27"/>
    <w:rsid w:val="00CE6EC3"/>
    <w:rsid w:val="00CF038E"/>
    <w:rsid w:val="00CF0A66"/>
    <w:rsid w:val="00CF11DC"/>
    <w:rsid w:val="00D00A7C"/>
    <w:rsid w:val="00D12C74"/>
    <w:rsid w:val="00D12EA5"/>
    <w:rsid w:val="00D14BAD"/>
    <w:rsid w:val="00D14C66"/>
    <w:rsid w:val="00D14D60"/>
    <w:rsid w:val="00D14D9D"/>
    <w:rsid w:val="00D22590"/>
    <w:rsid w:val="00D22B85"/>
    <w:rsid w:val="00D30D8C"/>
    <w:rsid w:val="00D31F78"/>
    <w:rsid w:val="00D367DD"/>
    <w:rsid w:val="00D37FBE"/>
    <w:rsid w:val="00D423F3"/>
    <w:rsid w:val="00D4773E"/>
    <w:rsid w:val="00D54DC4"/>
    <w:rsid w:val="00D55762"/>
    <w:rsid w:val="00D5697F"/>
    <w:rsid w:val="00D56B25"/>
    <w:rsid w:val="00D57622"/>
    <w:rsid w:val="00D61EE9"/>
    <w:rsid w:val="00D62FBA"/>
    <w:rsid w:val="00D631DA"/>
    <w:rsid w:val="00D63233"/>
    <w:rsid w:val="00D63599"/>
    <w:rsid w:val="00D64CA3"/>
    <w:rsid w:val="00D64DC5"/>
    <w:rsid w:val="00D651D8"/>
    <w:rsid w:val="00D65870"/>
    <w:rsid w:val="00D70F0A"/>
    <w:rsid w:val="00D73677"/>
    <w:rsid w:val="00D740EE"/>
    <w:rsid w:val="00D7750F"/>
    <w:rsid w:val="00D84F50"/>
    <w:rsid w:val="00D855C6"/>
    <w:rsid w:val="00D905B1"/>
    <w:rsid w:val="00D96918"/>
    <w:rsid w:val="00D97481"/>
    <w:rsid w:val="00DA5B09"/>
    <w:rsid w:val="00DA60E3"/>
    <w:rsid w:val="00DB1B53"/>
    <w:rsid w:val="00DB30DE"/>
    <w:rsid w:val="00DB4F50"/>
    <w:rsid w:val="00DB728E"/>
    <w:rsid w:val="00DC0EE9"/>
    <w:rsid w:val="00DC6658"/>
    <w:rsid w:val="00DD1A42"/>
    <w:rsid w:val="00DD2629"/>
    <w:rsid w:val="00DD4022"/>
    <w:rsid w:val="00DD62D4"/>
    <w:rsid w:val="00DD7EDC"/>
    <w:rsid w:val="00DE1066"/>
    <w:rsid w:val="00DE2D92"/>
    <w:rsid w:val="00DE2F69"/>
    <w:rsid w:val="00DF035D"/>
    <w:rsid w:val="00DF04C4"/>
    <w:rsid w:val="00DF5645"/>
    <w:rsid w:val="00DF5D9F"/>
    <w:rsid w:val="00DF7254"/>
    <w:rsid w:val="00E011EE"/>
    <w:rsid w:val="00E0238A"/>
    <w:rsid w:val="00E0581F"/>
    <w:rsid w:val="00E11810"/>
    <w:rsid w:val="00E16BF2"/>
    <w:rsid w:val="00E20E78"/>
    <w:rsid w:val="00E2160C"/>
    <w:rsid w:val="00E32EFE"/>
    <w:rsid w:val="00E33D9E"/>
    <w:rsid w:val="00E34E26"/>
    <w:rsid w:val="00E409B8"/>
    <w:rsid w:val="00E452D4"/>
    <w:rsid w:val="00E45946"/>
    <w:rsid w:val="00E46DAC"/>
    <w:rsid w:val="00E563AD"/>
    <w:rsid w:val="00E56668"/>
    <w:rsid w:val="00E56805"/>
    <w:rsid w:val="00E6179F"/>
    <w:rsid w:val="00E61DAD"/>
    <w:rsid w:val="00E62808"/>
    <w:rsid w:val="00E629BF"/>
    <w:rsid w:val="00E72847"/>
    <w:rsid w:val="00E752F6"/>
    <w:rsid w:val="00E754B7"/>
    <w:rsid w:val="00E76E4B"/>
    <w:rsid w:val="00E8035C"/>
    <w:rsid w:val="00E80BAE"/>
    <w:rsid w:val="00E829FF"/>
    <w:rsid w:val="00E8575F"/>
    <w:rsid w:val="00E86D5E"/>
    <w:rsid w:val="00E90404"/>
    <w:rsid w:val="00E92949"/>
    <w:rsid w:val="00EA00E2"/>
    <w:rsid w:val="00EA0D42"/>
    <w:rsid w:val="00EA1C91"/>
    <w:rsid w:val="00EA6900"/>
    <w:rsid w:val="00EB17B8"/>
    <w:rsid w:val="00EB18A1"/>
    <w:rsid w:val="00EB338C"/>
    <w:rsid w:val="00EB6577"/>
    <w:rsid w:val="00EB6E46"/>
    <w:rsid w:val="00EB7273"/>
    <w:rsid w:val="00EC073E"/>
    <w:rsid w:val="00EC0D63"/>
    <w:rsid w:val="00EC2B75"/>
    <w:rsid w:val="00EC79EB"/>
    <w:rsid w:val="00ED0B14"/>
    <w:rsid w:val="00ED151F"/>
    <w:rsid w:val="00EE2152"/>
    <w:rsid w:val="00EE2A1A"/>
    <w:rsid w:val="00EE3C52"/>
    <w:rsid w:val="00EF069B"/>
    <w:rsid w:val="00EF06EF"/>
    <w:rsid w:val="00EF0FA1"/>
    <w:rsid w:val="00EF3D3A"/>
    <w:rsid w:val="00EF4506"/>
    <w:rsid w:val="00EF4EF3"/>
    <w:rsid w:val="00EF6059"/>
    <w:rsid w:val="00F00075"/>
    <w:rsid w:val="00F046EC"/>
    <w:rsid w:val="00F04A36"/>
    <w:rsid w:val="00F06CAF"/>
    <w:rsid w:val="00F1073A"/>
    <w:rsid w:val="00F123AE"/>
    <w:rsid w:val="00F1266A"/>
    <w:rsid w:val="00F1644F"/>
    <w:rsid w:val="00F17E26"/>
    <w:rsid w:val="00F2128C"/>
    <w:rsid w:val="00F22BE5"/>
    <w:rsid w:val="00F2361B"/>
    <w:rsid w:val="00F23968"/>
    <w:rsid w:val="00F2581F"/>
    <w:rsid w:val="00F25D0A"/>
    <w:rsid w:val="00F2714A"/>
    <w:rsid w:val="00F33021"/>
    <w:rsid w:val="00F34F86"/>
    <w:rsid w:val="00F367D8"/>
    <w:rsid w:val="00F37F6A"/>
    <w:rsid w:val="00F40500"/>
    <w:rsid w:val="00F407FF"/>
    <w:rsid w:val="00F40E99"/>
    <w:rsid w:val="00F457B4"/>
    <w:rsid w:val="00F50189"/>
    <w:rsid w:val="00F51EEE"/>
    <w:rsid w:val="00F52119"/>
    <w:rsid w:val="00F60BA5"/>
    <w:rsid w:val="00F627EE"/>
    <w:rsid w:val="00F62AC8"/>
    <w:rsid w:val="00F6358D"/>
    <w:rsid w:val="00F64562"/>
    <w:rsid w:val="00F64A5B"/>
    <w:rsid w:val="00F66323"/>
    <w:rsid w:val="00F67EFA"/>
    <w:rsid w:val="00F7204D"/>
    <w:rsid w:val="00F72DB0"/>
    <w:rsid w:val="00F753BF"/>
    <w:rsid w:val="00F75B9E"/>
    <w:rsid w:val="00F770E6"/>
    <w:rsid w:val="00F820FB"/>
    <w:rsid w:val="00F82F97"/>
    <w:rsid w:val="00F85E2A"/>
    <w:rsid w:val="00F90CA8"/>
    <w:rsid w:val="00F93B52"/>
    <w:rsid w:val="00F969B8"/>
    <w:rsid w:val="00F97686"/>
    <w:rsid w:val="00F97F66"/>
    <w:rsid w:val="00FA0127"/>
    <w:rsid w:val="00FA23F2"/>
    <w:rsid w:val="00FA24AA"/>
    <w:rsid w:val="00FB0F7D"/>
    <w:rsid w:val="00FB0FC6"/>
    <w:rsid w:val="00FB33AE"/>
    <w:rsid w:val="00FB386E"/>
    <w:rsid w:val="00FB5151"/>
    <w:rsid w:val="00FB58CD"/>
    <w:rsid w:val="00FB6ABE"/>
    <w:rsid w:val="00FB6AEF"/>
    <w:rsid w:val="00FC0480"/>
    <w:rsid w:val="00FC110A"/>
    <w:rsid w:val="00FC54DC"/>
    <w:rsid w:val="00FD1801"/>
    <w:rsid w:val="00FD3B93"/>
    <w:rsid w:val="00FD40E8"/>
    <w:rsid w:val="00FE4E05"/>
    <w:rsid w:val="00FE5AD3"/>
    <w:rsid w:val="00FF0F9B"/>
    <w:rsid w:val="00FF3F72"/>
    <w:rsid w:val="00FF4D8C"/>
    <w:rsid w:val="00FF5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A74758E"/>
  <w15:docId w15:val="{8AD8300F-564F-4D75-B6A2-A91D9315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E2F"/>
    <w:pPr>
      <w:ind w:left="567"/>
      <w:jc w:val="both"/>
    </w:pPr>
    <w:rPr>
      <w:sz w:val="24"/>
      <w:lang w:val="en-GB" w:eastAsia="en-US"/>
    </w:rPr>
  </w:style>
  <w:style w:type="paragraph" w:styleId="Heading1">
    <w:name w:val="heading 1"/>
    <w:basedOn w:val="Normal"/>
    <w:next w:val="Normal"/>
    <w:qFormat/>
    <w:rsid w:val="00864E2F"/>
    <w:pPr>
      <w:keepNext/>
      <w:numPr>
        <w:numId w:val="1"/>
      </w:numPr>
      <w:spacing w:before="240" w:after="60"/>
      <w:ind w:right="864"/>
      <w:outlineLvl w:val="0"/>
    </w:pPr>
    <w:rPr>
      <w:b/>
      <w:kern w:val="28"/>
      <w:sz w:val="28"/>
    </w:rPr>
  </w:style>
  <w:style w:type="paragraph" w:styleId="Heading2">
    <w:name w:val="heading 2"/>
    <w:basedOn w:val="Normal"/>
    <w:next w:val="Normal"/>
    <w:qFormat/>
    <w:rsid w:val="00864E2F"/>
    <w:pPr>
      <w:keepNext/>
      <w:numPr>
        <w:ilvl w:val="1"/>
        <w:numId w:val="1"/>
      </w:numPr>
      <w:spacing w:before="240" w:after="60"/>
      <w:ind w:right="864"/>
      <w:outlineLvl w:val="1"/>
    </w:pPr>
    <w:rPr>
      <w:b/>
    </w:rPr>
  </w:style>
  <w:style w:type="paragraph" w:styleId="Heading3">
    <w:name w:val="heading 3"/>
    <w:basedOn w:val="Normal"/>
    <w:next w:val="Normal"/>
    <w:qFormat/>
    <w:rsid w:val="00864E2F"/>
    <w:pPr>
      <w:keepNext/>
      <w:numPr>
        <w:ilvl w:val="2"/>
        <w:numId w:val="1"/>
      </w:numPr>
      <w:spacing w:before="240" w:after="60"/>
      <w:ind w:right="864"/>
      <w:outlineLvl w:val="2"/>
    </w:pPr>
    <w:rPr>
      <w:b/>
    </w:rPr>
  </w:style>
  <w:style w:type="paragraph" w:styleId="Heading4">
    <w:name w:val="heading 4"/>
    <w:basedOn w:val="Normal"/>
    <w:next w:val="Normal"/>
    <w:qFormat/>
    <w:rsid w:val="00864E2F"/>
    <w:pPr>
      <w:keepNext/>
      <w:numPr>
        <w:ilvl w:val="3"/>
        <w:numId w:val="1"/>
      </w:numPr>
      <w:spacing w:before="240" w:after="60"/>
      <w:outlineLvl w:val="3"/>
    </w:pPr>
    <w:rPr>
      <w:b/>
      <w:i/>
    </w:rPr>
  </w:style>
  <w:style w:type="paragraph" w:styleId="Heading5">
    <w:name w:val="heading 5"/>
    <w:basedOn w:val="Normal"/>
    <w:next w:val="Normal"/>
    <w:qFormat/>
    <w:rsid w:val="00864E2F"/>
    <w:pPr>
      <w:numPr>
        <w:ilvl w:val="4"/>
        <w:numId w:val="1"/>
      </w:numPr>
      <w:spacing w:before="240" w:after="60"/>
      <w:outlineLvl w:val="4"/>
    </w:pPr>
    <w:rPr>
      <w:rFonts w:ascii="Arial" w:hAnsi="Arial"/>
      <w:sz w:val="22"/>
    </w:rPr>
  </w:style>
  <w:style w:type="paragraph" w:styleId="Heading6">
    <w:name w:val="heading 6"/>
    <w:basedOn w:val="Normal"/>
    <w:next w:val="Normal"/>
    <w:qFormat/>
    <w:rsid w:val="00864E2F"/>
    <w:pPr>
      <w:numPr>
        <w:ilvl w:val="5"/>
        <w:numId w:val="1"/>
      </w:numPr>
      <w:spacing w:before="240" w:after="60"/>
      <w:outlineLvl w:val="5"/>
    </w:pPr>
    <w:rPr>
      <w:rFonts w:ascii="Arial" w:hAnsi="Arial"/>
      <w:i/>
      <w:sz w:val="22"/>
    </w:rPr>
  </w:style>
  <w:style w:type="paragraph" w:styleId="Heading7">
    <w:name w:val="heading 7"/>
    <w:basedOn w:val="Normal"/>
    <w:next w:val="Normal"/>
    <w:qFormat/>
    <w:rsid w:val="00864E2F"/>
    <w:pPr>
      <w:numPr>
        <w:ilvl w:val="6"/>
        <w:numId w:val="1"/>
      </w:numPr>
      <w:spacing w:before="240" w:after="60"/>
      <w:outlineLvl w:val="6"/>
    </w:pPr>
    <w:rPr>
      <w:rFonts w:ascii="Arial" w:hAnsi="Arial"/>
      <w:sz w:val="20"/>
    </w:rPr>
  </w:style>
  <w:style w:type="paragraph" w:styleId="Heading8">
    <w:name w:val="heading 8"/>
    <w:basedOn w:val="Normal"/>
    <w:next w:val="Normal"/>
    <w:qFormat/>
    <w:rsid w:val="00864E2F"/>
    <w:pPr>
      <w:numPr>
        <w:ilvl w:val="7"/>
        <w:numId w:val="1"/>
      </w:numPr>
      <w:spacing w:before="240" w:after="60"/>
      <w:outlineLvl w:val="7"/>
    </w:pPr>
    <w:rPr>
      <w:rFonts w:ascii="Arial" w:hAnsi="Arial"/>
      <w:i/>
      <w:sz w:val="20"/>
    </w:rPr>
  </w:style>
  <w:style w:type="paragraph" w:styleId="Heading9">
    <w:name w:val="heading 9"/>
    <w:basedOn w:val="Normal"/>
    <w:next w:val="Normal"/>
    <w:qFormat/>
    <w:rsid w:val="00864E2F"/>
    <w:pPr>
      <w:numPr>
        <w:ilvl w:val="8"/>
        <w:numId w:val="1"/>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8">
    <w:name w:val="Document 8"/>
    <w:basedOn w:val="DefaultParagraphFont"/>
    <w:rsid w:val="00864E2F"/>
  </w:style>
  <w:style w:type="character" w:customStyle="1" w:styleId="Document4">
    <w:name w:val="Document 4"/>
    <w:basedOn w:val="DefaultParagraphFont"/>
    <w:rsid w:val="00864E2F"/>
    <w:rPr>
      <w:b/>
      <w:i/>
      <w:sz w:val="20"/>
    </w:rPr>
  </w:style>
  <w:style w:type="character" w:customStyle="1" w:styleId="Document6">
    <w:name w:val="Document 6"/>
    <w:basedOn w:val="DefaultParagraphFont"/>
    <w:rsid w:val="00864E2F"/>
  </w:style>
  <w:style w:type="character" w:customStyle="1" w:styleId="Document5">
    <w:name w:val="Document 5"/>
    <w:basedOn w:val="DefaultParagraphFont"/>
    <w:rsid w:val="00864E2F"/>
  </w:style>
  <w:style w:type="character" w:customStyle="1" w:styleId="Document2">
    <w:name w:val="Document 2"/>
    <w:basedOn w:val="DefaultParagraphFont"/>
    <w:rsid w:val="00864E2F"/>
    <w:rPr>
      <w:rFonts w:ascii="Courier New" w:hAnsi="Courier New"/>
      <w:noProof w:val="0"/>
      <w:sz w:val="20"/>
      <w:lang w:val="en-US"/>
    </w:rPr>
  </w:style>
  <w:style w:type="character" w:customStyle="1" w:styleId="Document7">
    <w:name w:val="Document 7"/>
    <w:basedOn w:val="DefaultParagraphFont"/>
    <w:rsid w:val="00864E2F"/>
  </w:style>
  <w:style w:type="character" w:customStyle="1" w:styleId="Bibliogrphy">
    <w:name w:val="Bibliogrphy"/>
    <w:basedOn w:val="DefaultParagraphFont"/>
    <w:rsid w:val="00864E2F"/>
  </w:style>
  <w:style w:type="paragraph" w:customStyle="1" w:styleId="RightPar1">
    <w:name w:val="Right Par 1"/>
    <w:rsid w:val="00864E2F"/>
    <w:pPr>
      <w:tabs>
        <w:tab w:val="left" w:pos="-720"/>
        <w:tab w:val="left" w:pos="0"/>
        <w:tab w:val="decimal" w:pos="720"/>
      </w:tabs>
      <w:suppressAutoHyphens/>
      <w:ind w:left="720" w:hanging="432"/>
    </w:pPr>
    <w:rPr>
      <w:rFonts w:ascii="Courier New" w:hAnsi="Courier New"/>
      <w:lang w:eastAsia="en-US"/>
    </w:rPr>
  </w:style>
  <w:style w:type="paragraph" w:customStyle="1" w:styleId="RightPar2">
    <w:name w:val="Right Par 2"/>
    <w:rsid w:val="00864E2F"/>
    <w:pPr>
      <w:tabs>
        <w:tab w:val="left" w:pos="-720"/>
        <w:tab w:val="left" w:pos="0"/>
        <w:tab w:val="left" w:pos="720"/>
        <w:tab w:val="decimal" w:pos="1440"/>
      </w:tabs>
      <w:suppressAutoHyphens/>
      <w:ind w:left="1440" w:hanging="432"/>
    </w:pPr>
    <w:rPr>
      <w:rFonts w:ascii="Courier New" w:hAnsi="Courier New"/>
      <w:lang w:eastAsia="en-US"/>
    </w:rPr>
  </w:style>
  <w:style w:type="character" w:customStyle="1" w:styleId="Document3">
    <w:name w:val="Document 3"/>
    <w:basedOn w:val="DefaultParagraphFont"/>
    <w:rsid w:val="00864E2F"/>
    <w:rPr>
      <w:rFonts w:ascii="Courier New" w:hAnsi="Courier New"/>
      <w:noProof w:val="0"/>
      <w:sz w:val="20"/>
      <w:lang w:val="en-US"/>
    </w:rPr>
  </w:style>
  <w:style w:type="paragraph" w:customStyle="1" w:styleId="RightPar3">
    <w:name w:val="Right Par 3"/>
    <w:rsid w:val="00864E2F"/>
    <w:pPr>
      <w:tabs>
        <w:tab w:val="left" w:pos="-720"/>
        <w:tab w:val="left" w:pos="0"/>
        <w:tab w:val="left" w:pos="720"/>
        <w:tab w:val="left" w:pos="1440"/>
        <w:tab w:val="decimal" w:pos="2160"/>
      </w:tabs>
      <w:suppressAutoHyphens/>
      <w:ind w:left="2160" w:hanging="432"/>
    </w:pPr>
    <w:rPr>
      <w:rFonts w:ascii="Courier New" w:hAnsi="Courier New"/>
      <w:lang w:eastAsia="en-US"/>
    </w:rPr>
  </w:style>
  <w:style w:type="paragraph" w:customStyle="1" w:styleId="RightPar4">
    <w:name w:val="Right Par 4"/>
    <w:rsid w:val="00864E2F"/>
    <w:pPr>
      <w:tabs>
        <w:tab w:val="left" w:pos="-720"/>
        <w:tab w:val="left" w:pos="0"/>
        <w:tab w:val="left" w:pos="720"/>
        <w:tab w:val="left" w:pos="1440"/>
        <w:tab w:val="left" w:pos="2160"/>
        <w:tab w:val="decimal" w:pos="2880"/>
      </w:tabs>
      <w:suppressAutoHyphens/>
      <w:ind w:left="2880" w:hanging="432"/>
    </w:pPr>
    <w:rPr>
      <w:rFonts w:ascii="Courier New" w:hAnsi="Courier New"/>
      <w:lang w:eastAsia="en-US"/>
    </w:rPr>
  </w:style>
  <w:style w:type="paragraph" w:customStyle="1" w:styleId="RightPar5">
    <w:name w:val="Right Par 5"/>
    <w:rsid w:val="00864E2F"/>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lang w:eastAsia="en-US"/>
    </w:rPr>
  </w:style>
  <w:style w:type="paragraph" w:customStyle="1" w:styleId="RightPar6">
    <w:name w:val="Right Par 6"/>
    <w:rsid w:val="00864E2F"/>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lang w:eastAsia="en-US"/>
    </w:rPr>
  </w:style>
  <w:style w:type="paragraph" w:customStyle="1" w:styleId="RightPar7">
    <w:name w:val="Right Par 7"/>
    <w:rsid w:val="00864E2F"/>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lang w:eastAsia="en-US"/>
    </w:rPr>
  </w:style>
  <w:style w:type="paragraph" w:customStyle="1" w:styleId="RightPar8">
    <w:name w:val="Right Par 8"/>
    <w:rsid w:val="00864E2F"/>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lang w:eastAsia="en-US"/>
    </w:rPr>
  </w:style>
  <w:style w:type="paragraph" w:customStyle="1" w:styleId="Document1">
    <w:name w:val="Document 1"/>
    <w:rsid w:val="00864E2F"/>
    <w:pPr>
      <w:keepNext/>
      <w:keepLines/>
      <w:tabs>
        <w:tab w:val="left" w:pos="-720"/>
      </w:tabs>
      <w:suppressAutoHyphens/>
    </w:pPr>
    <w:rPr>
      <w:rFonts w:ascii="Courier New" w:hAnsi="Courier New"/>
      <w:lang w:eastAsia="en-US"/>
    </w:rPr>
  </w:style>
  <w:style w:type="character" w:customStyle="1" w:styleId="TechInit">
    <w:name w:val="Tech Init"/>
    <w:basedOn w:val="DefaultParagraphFont"/>
    <w:rsid w:val="00864E2F"/>
    <w:rPr>
      <w:rFonts w:ascii="Courier New" w:hAnsi="Courier New"/>
      <w:noProof w:val="0"/>
      <w:sz w:val="20"/>
      <w:lang w:val="en-US"/>
    </w:rPr>
  </w:style>
  <w:style w:type="paragraph" w:customStyle="1" w:styleId="Technical5">
    <w:name w:val="Technical 5"/>
    <w:rsid w:val="00864E2F"/>
    <w:pPr>
      <w:tabs>
        <w:tab w:val="left" w:pos="-720"/>
      </w:tabs>
      <w:suppressAutoHyphens/>
      <w:ind w:firstLine="720"/>
    </w:pPr>
    <w:rPr>
      <w:rFonts w:ascii="Courier New" w:hAnsi="Courier New"/>
      <w:b/>
      <w:lang w:eastAsia="en-US"/>
    </w:rPr>
  </w:style>
  <w:style w:type="paragraph" w:customStyle="1" w:styleId="Technical6">
    <w:name w:val="Technical 6"/>
    <w:rsid w:val="00864E2F"/>
    <w:pPr>
      <w:tabs>
        <w:tab w:val="left" w:pos="-720"/>
      </w:tabs>
      <w:suppressAutoHyphens/>
      <w:ind w:firstLine="720"/>
    </w:pPr>
    <w:rPr>
      <w:rFonts w:ascii="Courier New" w:hAnsi="Courier New"/>
      <w:b/>
      <w:lang w:eastAsia="en-US"/>
    </w:rPr>
  </w:style>
  <w:style w:type="character" w:customStyle="1" w:styleId="Technical2">
    <w:name w:val="Technical 2"/>
    <w:basedOn w:val="DefaultParagraphFont"/>
    <w:rsid w:val="00864E2F"/>
    <w:rPr>
      <w:rFonts w:ascii="Courier New" w:hAnsi="Courier New"/>
      <w:noProof w:val="0"/>
      <w:sz w:val="20"/>
      <w:lang w:val="en-US"/>
    </w:rPr>
  </w:style>
  <w:style w:type="character" w:customStyle="1" w:styleId="Technical3">
    <w:name w:val="Technical 3"/>
    <w:basedOn w:val="DefaultParagraphFont"/>
    <w:rsid w:val="00864E2F"/>
    <w:rPr>
      <w:rFonts w:ascii="Courier New" w:hAnsi="Courier New"/>
      <w:noProof w:val="0"/>
      <w:sz w:val="20"/>
      <w:lang w:val="en-US"/>
    </w:rPr>
  </w:style>
  <w:style w:type="paragraph" w:customStyle="1" w:styleId="Technical4">
    <w:name w:val="Technical 4"/>
    <w:rsid w:val="00864E2F"/>
    <w:pPr>
      <w:tabs>
        <w:tab w:val="left" w:pos="-720"/>
      </w:tabs>
      <w:suppressAutoHyphens/>
    </w:pPr>
    <w:rPr>
      <w:rFonts w:ascii="Courier New" w:hAnsi="Courier New"/>
      <w:b/>
      <w:lang w:eastAsia="en-US"/>
    </w:rPr>
  </w:style>
  <w:style w:type="character" w:customStyle="1" w:styleId="Technical1">
    <w:name w:val="Technical 1"/>
    <w:basedOn w:val="DefaultParagraphFont"/>
    <w:rsid w:val="00864E2F"/>
    <w:rPr>
      <w:rFonts w:ascii="Courier New" w:hAnsi="Courier New"/>
      <w:noProof w:val="0"/>
      <w:sz w:val="20"/>
      <w:lang w:val="en-US"/>
    </w:rPr>
  </w:style>
  <w:style w:type="paragraph" w:customStyle="1" w:styleId="Technical7">
    <w:name w:val="Technical 7"/>
    <w:rsid w:val="00864E2F"/>
    <w:pPr>
      <w:tabs>
        <w:tab w:val="left" w:pos="-720"/>
      </w:tabs>
      <w:suppressAutoHyphens/>
      <w:ind w:firstLine="720"/>
    </w:pPr>
    <w:rPr>
      <w:rFonts w:ascii="Courier New" w:hAnsi="Courier New"/>
      <w:b/>
      <w:lang w:eastAsia="en-US"/>
    </w:rPr>
  </w:style>
  <w:style w:type="paragraph" w:customStyle="1" w:styleId="Technical8">
    <w:name w:val="Technical 8"/>
    <w:rsid w:val="00864E2F"/>
    <w:pPr>
      <w:tabs>
        <w:tab w:val="left" w:pos="-720"/>
      </w:tabs>
      <w:suppressAutoHyphens/>
      <w:ind w:firstLine="720"/>
    </w:pPr>
    <w:rPr>
      <w:rFonts w:ascii="Courier New" w:hAnsi="Courier New"/>
      <w:b/>
      <w:lang w:eastAsia="en-US"/>
    </w:rPr>
  </w:style>
  <w:style w:type="paragraph" w:customStyle="1" w:styleId="Pleading">
    <w:name w:val="Pleading"/>
    <w:rsid w:val="00864E2F"/>
    <w:pPr>
      <w:tabs>
        <w:tab w:val="left" w:pos="-720"/>
      </w:tabs>
      <w:suppressAutoHyphens/>
      <w:spacing w:line="240" w:lineRule="exact"/>
    </w:pPr>
    <w:rPr>
      <w:rFonts w:ascii="Courier New" w:hAnsi="Courier New"/>
      <w:lang w:eastAsia="en-US"/>
    </w:rPr>
  </w:style>
  <w:style w:type="character" w:customStyle="1" w:styleId="DocInit">
    <w:name w:val="Doc Init"/>
    <w:basedOn w:val="DefaultParagraphFont"/>
    <w:rsid w:val="00864E2F"/>
  </w:style>
  <w:style w:type="paragraph" w:styleId="TOC1">
    <w:name w:val="toc 1"/>
    <w:basedOn w:val="Heading1"/>
    <w:next w:val="Normal"/>
    <w:uiPriority w:val="39"/>
    <w:rsid w:val="00864E2F"/>
    <w:pPr>
      <w:keepNext w:val="0"/>
      <w:numPr>
        <w:numId w:val="0"/>
      </w:numPr>
      <w:spacing w:before="120" w:after="120"/>
      <w:ind w:right="0"/>
      <w:jc w:val="left"/>
      <w:outlineLvl w:val="9"/>
    </w:pPr>
    <w:rPr>
      <w:caps/>
      <w:kern w:val="0"/>
      <w:sz w:val="20"/>
    </w:rPr>
  </w:style>
  <w:style w:type="paragraph" w:styleId="TOC2">
    <w:name w:val="toc 2"/>
    <w:basedOn w:val="Heading2"/>
    <w:next w:val="Normal"/>
    <w:uiPriority w:val="39"/>
    <w:rsid w:val="00864E2F"/>
    <w:pPr>
      <w:keepNext w:val="0"/>
      <w:numPr>
        <w:ilvl w:val="0"/>
        <w:numId w:val="0"/>
      </w:numPr>
      <w:spacing w:before="0" w:after="0"/>
      <w:ind w:left="240" w:right="0"/>
      <w:jc w:val="left"/>
      <w:outlineLvl w:val="9"/>
    </w:pPr>
    <w:rPr>
      <w:b w:val="0"/>
      <w:smallCaps/>
      <w:sz w:val="20"/>
    </w:rPr>
  </w:style>
  <w:style w:type="paragraph" w:styleId="TOC3">
    <w:name w:val="toc 3"/>
    <w:basedOn w:val="Normal"/>
    <w:next w:val="Normal"/>
    <w:semiHidden/>
    <w:rsid w:val="00864E2F"/>
    <w:pPr>
      <w:ind w:left="480"/>
      <w:jc w:val="left"/>
    </w:pPr>
    <w:rPr>
      <w:i/>
      <w:sz w:val="20"/>
    </w:rPr>
  </w:style>
  <w:style w:type="paragraph" w:styleId="TOC4">
    <w:name w:val="toc 4"/>
    <w:basedOn w:val="Normal"/>
    <w:next w:val="Normal"/>
    <w:semiHidden/>
    <w:rsid w:val="00864E2F"/>
    <w:pPr>
      <w:ind w:left="720"/>
      <w:jc w:val="left"/>
    </w:pPr>
    <w:rPr>
      <w:sz w:val="18"/>
    </w:rPr>
  </w:style>
  <w:style w:type="paragraph" w:styleId="TOC5">
    <w:name w:val="toc 5"/>
    <w:basedOn w:val="Normal"/>
    <w:next w:val="Normal"/>
    <w:semiHidden/>
    <w:rsid w:val="00864E2F"/>
    <w:pPr>
      <w:ind w:left="960"/>
      <w:jc w:val="left"/>
    </w:pPr>
    <w:rPr>
      <w:sz w:val="18"/>
    </w:rPr>
  </w:style>
  <w:style w:type="paragraph" w:styleId="TOC6">
    <w:name w:val="toc 6"/>
    <w:basedOn w:val="Normal"/>
    <w:next w:val="Normal"/>
    <w:semiHidden/>
    <w:rsid w:val="00864E2F"/>
    <w:pPr>
      <w:ind w:left="1200"/>
      <w:jc w:val="left"/>
    </w:pPr>
    <w:rPr>
      <w:sz w:val="18"/>
    </w:rPr>
  </w:style>
  <w:style w:type="paragraph" w:styleId="TOC7">
    <w:name w:val="toc 7"/>
    <w:basedOn w:val="Normal"/>
    <w:next w:val="Normal"/>
    <w:semiHidden/>
    <w:rsid w:val="00864E2F"/>
    <w:pPr>
      <w:ind w:left="1440"/>
      <w:jc w:val="left"/>
    </w:pPr>
    <w:rPr>
      <w:sz w:val="18"/>
    </w:rPr>
  </w:style>
  <w:style w:type="paragraph" w:styleId="TOC8">
    <w:name w:val="toc 8"/>
    <w:basedOn w:val="Normal"/>
    <w:next w:val="Normal"/>
    <w:semiHidden/>
    <w:rsid w:val="00864E2F"/>
    <w:pPr>
      <w:ind w:left="1680"/>
      <w:jc w:val="left"/>
    </w:pPr>
    <w:rPr>
      <w:sz w:val="18"/>
    </w:rPr>
  </w:style>
  <w:style w:type="paragraph" w:styleId="TOC9">
    <w:name w:val="toc 9"/>
    <w:basedOn w:val="Normal"/>
    <w:next w:val="Normal"/>
    <w:semiHidden/>
    <w:rsid w:val="00864E2F"/>
    <w:pPr>
      <w:ind w:left="1920"/>
      <w:jc w:val="left"/>
    </w:pPr>
    <w:rPr>
      <w:sz w:val="18"/>
    </w:rPr>
  </w:style>
  <w:style w:type="paragraph" w:styleId="Index1">
    <w:name w:val="index 1"/>
    <w:basedOn w:val="Normal"/>
    <w:next w:val="Normal"/>
    <w:semiHidden/>
    <w:rsid w:val="00864E2F"/>
    <w:pPr>
      <w:tabs>
        <w:tab w:val="left" w:leader="dot" w:pos="9000"/>
        <w:tab w:val="right" w:pos="9360"/>
      </w:tabs>
      <w:suppressAutoHyphens/>
      <w:ind w:left="1440" w:right="720" w:hanging="1440"/>
    </w:pPr>
  </w:style>
  <w:style w:type="paragraph" w:styleId="Index2">
    <w:name w:val="index 2"/>
    <w:basedOn w:val="Normal"/>
    <w:next w:val="Normal"/>
    <w:semiHidden/>
    <w:rsid w:val="00864E2F"/>
    <w:pPr>
      <w:tabs>
        <w:tab w:val="left" w:leader="dot" w:pos="9000"/>
        <w:tab w:val="right" w:pos="9360"/>
      </w:tabs>
      <w:suppressAutoHyphens/>
      <w:ind w:left="1440" w:right="720" w:hanging="720"/>
    </w:pPr>
  </w:style>
  <w:style w:type="paragraph" w:styleId="TOAHeading">
    <w:name w:val="toa heading"/>
    <w:basedOn w:val="Normal"/>
    <w:next w:val="Normal"/>
    <w:semiHidden/>
    <w:rsid w:val="00864E2F"/>
    <w:pPr>
      <w:tabs>
        <w:tab w:val="left" w:pos="9000"/>
        <w:tab w:val="right" w:pos="9360"/>
      </w:tabs>
      <w:suppressAutoHyphens/>
    </w:pPr>
  </w:style>
  <w:style w:type="paragraph" w:styleId="Caption">
    <w:name w:val="caption"/>
    <w:basedOn w:val="Normal"/>
    <w:next w:val="Normal"/>
    <w:uiPriority w:val="35"/>
    <w:qFormat/>
    <w:rsid w:val="00864E2F"/>
  </w:style>
  <w:style w:type="character" w:customStyle="1" w:styleId="EquationCaption">
    <w:name w:val="_Equation Caption"/>
    <w:rsid w:val="00864E2F"/>
  </w:style>
  <w:style w:type="paragraph" w:styleId="Header">
    <w:name w:val="header"/>
    <w:basedOn w:val="Normal"/>
    <w:link w:val="HeaderChar"/>
    <w:uiPriority w:val="99"/>
    <w:rsid w:val="00864E2F"/>
    <w:pPr>
      <w:pBdr>
        <w:bottom w:val="single" w:sz="6" w:space="1" w:color="auto"/>
      </w:pBdr>
      <w:tabs>
        <w:tab w:val="center" w:pos="4320"/>
        <w:tab w:val="right" w:pos="8640"/>
      </w:tabs>
      <w:ind w:left="0"/>
    </w:pPr>
    <w:rPr>
      <w:sz w:val="16"/>
    </w:rPr>
  </w:style>
  <w:style w:type="paragraph" w:styleId="Footer">
    <w:name w:val="footer"/>
    <w:basedOn w:val="Normal"/>
    <w:link w:val="FooterChar"/>
    <w:uiPriority w:val="99"/>
    <w:rsid w:val="00864E2F"/>
    <w:pPr>
      <w:pBdr>
        <w:top w:val="single" w:sz="6" w:space="1" w:color="auto"/>
      </w:pBdr>
      <w:tabs>
        <w:tab w:val="center" w:pos="-1440"/>
        <w:tab w:val="center" w:pos="4253"/>
        <w:tab w:val="right" w:pos="8640"/>
      </w:tabs>
      <w:spacing w:after="60"/>
      <w:ind w:left="0"/>
    </w:pPr>
    <w:rPr>
      <w:sz w:val="16"/>
    </w:rPr>
  </w:style>
  <w:style w:type="paragraph" w:customStyle="1" w:styleId="Banner">
    <w:name w:val="Banner"/>
    <w:basedOn w:val="Normal"/>
    <w:rsid w:val="00864E2F"/>
    <w:pPr>
      <w:suppressLineNumbers/>
      <w:tabs>
        <w:tab w:val="left" w:pos="2160"/>
        <w:tab w:val="left" w:pos="2880"/>
        <w:tab w:val="left" w:pos="3600"/>
        <w:tab w:val="left" w:pos="4320"/>
        <w:tab w:val="left" w:pos="5040"/>
        <w:tab w:val="left" w:pos="5760"/>
        <w:tab w:val="left" w:pos="6480"/>
        <w:tab w:val="left" w:pos="7200"/>
        <w:tab w:val="left" w:pos="7920"/>
      </w:tabs>
      <w:spacing w:line="240" w:lineRule="atLeast"/>
      <w:ind w:hanging="720"/>
    </w:pPr>
    <w:rPr>
      <w:rFonts w:ascii="Helv" w:hAnsi="Helv"/>
      <w:b/>
    </w:rPr>
  </w:style>
  <w:style w:type="character" w:styleId="PageNumber">
    <w:name w:val="page number"/>
    <w:basedOn w:val="DefaultParagraphFont"/>
    <w:rsid w:val="00864E2F"/>
  </w:style>
  <w:style w:type="paragraph" w:styleId="List2">
    <w:name w:val="List 2"/>
    <w:basedOn w:val="Normal"/>
    <w:rsid w:val="00864E2F"/>
    <w:pPr>
      <w:ind w:left="566" w:hanging="283"/>
    </w:pPr>
  </w:style>
  <w:style w:type="paragraph" w:styleId="ListBullet">
    <w:name w:val="List Bullet"/>
    <w:basedOn w:val="Normal"/>
    <w:rsid w:val="00864E2F"/>
    <w:pPr>
      <w:ind w:left="851" w:hanging="284"/>
    </w:pPr>
  </w:style>
  <w:style w:type="paragraph" w:customStyle="1" w:styleId="ListBulletTable">
    <w:name w:val="List Bullet Table"/>
    <w:basedOn w:val="ListBullet"/>
    <w:rsid w:val="00864E2F"/>
    <w:pPr>
      <w:ind w:left="284"/>
    </w:pPr>
  </w:style>
  <w:style w:type="paragraph" w:customStyle="1" w:styleId="TableHead">
    <w:name w:val="TableHead"/>
    <w:basedOn w:val="Normal"/>
    <w:rsid w:val="00864E2F"/>
    <w:pPr>
      <w:ind w:left="0"/>
      <w:jc w:val="center"/>
    </w:pPr>
    <w:rPr>
      <w:b/>
    </w:rPr>
  </w:style>
  <w:style w:type="paragraph" w:customStyle="1" w:styleId="TableText">
    <w:name w:val="TableText"/>
    <w:basedOn w:val="Normal"/>
    <w:rsid w:val="00864E2F"/>
    <w:pPr>
      <w:ind w:left="0"/>
    </w:pPr>
  </w:style>
  <w:style w:type="paragraph" w:customStyle="1" w:styleId="ListNumbered">
    <w:name w:val="List Numbered"/>
    <w:basedOn w:val="ListBullet"/>
    <w:rsid w:val="00864E2F"/>
    <w:pPr>
      <w:ind w:left="850" w:hanging="283"/>
    </w:pPr>
  </w:style>
  <w:style w:type="paragraph" w:customStyle="1" w:styleId="ListNumberedTable">
    <w:name w:val="List Numbered Table"/>
    <w:basedOn w:val="ListNumbered"/>
    <w:rsid w:val="00864E2F"/>
    <w:pPr>
      <w:ind w:left="284" w:hanging="284"/>
    </w:pPr>
  </w:style>
  <w:style w:type="paragraph" w:styleId="BodyText">
    <w:name w:val="Body Text"/>
    <w:basedOn w:val="Normal"/>
    <w:rsid w:val="00864E2F"/>
    <w:pPr>
      <w:ind w:left="0"/>
    </w:pPr>
    <w:rPr>
      <w:rFonts w:ascii="Arial" w:hAnsi="Arial"/>
      <w:sz w:val="22"/>
      <w:lang w:val="en-US"/>
    </w:rPr>
  </w:style>
  <w:style w:type="paragraph" w:styleId="ListBullet2">
    <w:name w:val="List Bullet 2"/>
    <w:basedOn w:val="Normal"/>
    <w:rsid w:val="00864E2F"/>
    <w:pPr>
      <w:tabs>
        <w:tab w:val="num" w:pos="643"/>
      </w:tabs>
      <w:ind w:left="643" w:hanging="360"/>
      <w:jc w:val="left"/>
    </w:pPr>
    <w:rPr>
      <w:rFonts w:ascii="Arial" w:hAnsi="Arial"/>
    </w:rPr>
  </w:style>
  <w:style w:type="paragraph" w:styleId="ListBullet5">
    <w:name w:val="List Bullet 5"/>
    <w:basedOn w:val="Normal"/>
    <w:rsid w:val="00864E2F"/>
    <w:pPr>
      <w:tabs>
        <w:tab w:val="num" w:pos="360"/>
      </w:tabs>
      <w:ind w:left="0"/>
      <w:jc w:val="left"/>
    </w:pPr>
    <w:rPr>
      <w:rFonts w:ascii="Arial" w:hAnsi="Arial"/>
    </w:rPr>
  </w:style>
  <w:style w:type="paragraph" w:styleId="NormalIndent">
    <w:name w:val="Normal Indent"/>
    <w:basedOn w:val="Normal"/>
    <w:rsid w:val="00864E2F"/>
    <w:pPr>
      <w:ind w:left="720"/>
      <w:jc w:val="left"/>
    </w:pPr>
    <w:rPr>
      <w:rFonts w:ascii="Arial" w:hAnsi="Arial"/>
    </w:rPr>
  </w:style>
  <w:style w:type="paragraph" w:styleId="Title">
    <w:name w:val="Title"/>
    <w:basedOn w:val="Normal"/>
    <w:qFormat/>
    <w:rsid w:val="00864E2F"/>
    <w:pPr>
      <w:spacing w:before="240" w:after="60"/>
      <w:ind w:left="0"/>
      <w:jc w:val="center"/>
    </w:pPr>
    <w:rPr>
      <w:rFonts w:ascii="Arial" w:hAnsi="Arial"/>
      <w:b/>
      <w:kern w:val="28"/>
      <w:sz w:val="32"/>
      <w:lang w:val="en-US"/>
    </w:rPr>
  </w:style>
  <w:style w:type="paragraph" w:styleId="BodyText2">
    <w:name w:val="Body Text 2"/>
    <w:basedOn w:val="Normal"/>
    <w:rsid w:val="00864E2F"/>
  </w:style>
  <w:style w:type="paragraph" w:customStyle="1" w:styleId="tatement">
    <w:name w:val="tatement"/>
    <w:basedOn w:val="Normal"/>
    <w:rsid w:val="00864E2F"/>
    <w:pPr>
      <w:ind w:left="0"/>
      <w:jc w:val="left"/>
    </w:pPr>
  </w:style>
  <w:style w:type="paragraph" w:styleId="BodyTextIndent">
    <w:name w:val="Body Text Indent"/>
    <w:basedOn w:val="Normal"/>
    <w:rsid w:val="00864E2F"/>
  </w:style>
  <w:style w:type="paragraph" w:styleId="BalloonText">
    <w:name w:val="Balloon Text"/>
    <w:basedOn w:val="Normal"/>
    <w:semiHidden/>
    <w:rsid w:val="00642CB1"/>
    <w:rPr>
      <w:rFonts w:ascii="Tahoma" w:hAnsi="Tahoma" w:cs="Tahoma"/>
      <w:sz w:val="16"/>
      <w:szCs w:val="16"/>
    </w:rPr>
  </w:style>
  <w:style w:type="character" w:styleId="Hyperlink">
    <w:name w:val="Hyperlink"/>
    <w:basedOn w:val="DefaultParagraphFont"/>
    <w:rsid w:val="00733FC9"/>
    <w:rPr>
      <w:color w:val="0000FF"/>
      <w:u w:val="single"/>
    </w:rPr>
  </w:style>
  <w:style w:type="character" w:styleId="CommentReference">
    <w:name w:val="annotation reference"/>
    <w:basedOn w:val="DefaultParagraphFont"/>
    <w:semiHidden/>
    <w:rsid w:val="00F04A36"/>
    <w:rPr>
      <w:sz w:val="16"/>
      <w:szCs w:val="16"/>
    </w:rPr>
  </w:style>
  <w:style w:type="paragraph" w:styleId="CommentText">
    <w:name w:val="annotation text"/>
    <w:basedOn w:val="Normal"/>
    <w:semiHidden/>
    <w:rsid w:val="00F04A36"/>
    <w:rPr>
      <w:sz w:val="20"/>
    </w:rPr>
  </w:style>
  <w:style w:type="paragraph" w:styleId="CommentSubject">
    <w:name w:val="annotation subject"/>
    <w:basedOn w:val="CommentText"/>
    <w:next w:val="CommentText"/>
    <w:semiHidden/>
    <w:rsid w:val="00F04A36"/>
    <w:rPr>
      <w:b/>
      <w:bCs/>
    </w:rPr>
  </w:style>
  <w:style w:type="paragraph" w:styleId="DocumentMap">
    <w:name w:val="Document Map"/>
    <w:basedOn w:val="Normal"/>
    <w:semiHidden/>
    <w:rsid w:val="00777705"/>
    <w:pPr>
      <w:shd w:val="clear" w:color="auto" w:fill="000080"/>
    </w:pPr>
    <w:rPr>
      <w:rFonts w:ascii="Tahoma" w:hAnsi="Tahoma" w:cs="Tahoma"/>
    </w:rPr>
  </w:style>
  <w:style w:type="character" w:customStyle="1" w:styleId="HeaderChar">
    <w:name w:val="Header Char"/>
    <w:basedOn w:val="DefaultParagraphFont"/>
    <w:link w:val="Header"/>
    <w:uiPriority w:val="99"/>
    <w:rsid w:val="00D70F0A"/>
    <w:rPr>
      <w:sz w:val="16"/>
      <w:lang w:val="en-GB" w:eastAsia="en-US"/>
    </w:rPr>
  </w:style>
  <w:style w:type="character" w:customStyle="1" w:styleId="FooterChar">
    <w:name w:val="Footer Char"/>
    <w:basedOn w:val="DefaultParagraphFont"/>
    <w:link w:val="Footer"/>
    <w:uiPriority w:val="99"/>
    <w:rsid w:val="00D70F0A"/>
    <w:rPr>
      <w:sz w:val="16"/>
      <w:lang w:val="en-GB" w:eastAsia="en-US"/>
    </w:rPr>
  </w:style>
  <w:style w:type="paragraph" w:customStyle="1" w:styleId="Default">
    <w:name w:val="Default"/>
    <w:rsid w:val="00AE72DC"/>
    <w:pPr>
      <w:widowControl w:val="0"/>
      <w:autoSpaceDE w:val="0"/>
      <w:autoSpaceDN w:val="0"/>
      <w:adjustRightInd w:val="0"/>
    </w:pPr>
    <w:rPr>
      <w:rFonts w:ascii="Verdana" w:hAnsi="Verdana" w:cs="Verdana"/>
      <w:color w:val="000000"/>
      <w:sz w:val="24"/>
      <w:szCs w:val="24"/>
    </w:rPr>
  </w:style>
  <w:style w:type="paragraph" w:styleId="ListParagraph">
    <w:name w:val="List Paragraph"/>
    <w:basedOn w:val="Normal"/>
    <w:uiPriority w:val="34"/>
    <w:qFormat/>
    <w:rsid w:val="00F753BF"/>
    <w:pPr>
      <w:spacing w:after="200" w:line="276" w:lineRule="auto"/>
      <w:ind w:left="720"/>
      <w:contextualSpacing/>
      <w:jc w:val="left"/>
    </w:pPr>
    <w:rPr>
      <w:rFonts w:asciiTheme="minorHAnsi" w:eastAsiaTheme="minorEastAsia" w:hAnsiTheme="minorHAnsi" w:cstheme="minorBidi"/>
      <w:sz w:val="22"/>
      <w:szCs w:val="22"/>
      <w:lang w:val="en-US" w:eastAsia="ja-JP"/>
    </w:rPr>
  </w:style>
  <w:style w:type="table" w:styleId="TableGrid">
    <w:name w:val="Table Grid"/>
    <w:basedOn w:val="TableNormal"/>
    <w:uiPriority w:val="59"/>
    <w:rsid w:val="00EF4506"/>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DA5B09"/>
  </w:style>
  <w:style w:type="table" w:styleId="TableClassic1">
    <w:name w:val="Table Classic 1"/>
    <w:basedOn w:val="TableNormal"/>
    <w:rsid w:val="00892F1A"/>
    <w:pPr>
      <w:ind w:left="56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2">
    <w:name w:val="Table Simple 2"/>
    <w:basedOn w:val="TableNormal"/>
    <w:rsid w:val="001D3BC3"/>
    <w:pPr>
      <w:ind w:left="567"/>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NormalWeb">
    <w:name w:val="Normal (Web)"/>
    <w:basedOn w:val="Normal"/>
    <w:uiPriority w:val="99"/>
    <w:unhideWhenUsed/>
    <w:rsid w:val="00CC50A5"/>
    <w:pPr>
      <w:spacing w:before="100" w:beforeAutospacing="1" w:after="100" w:afterAutospacing="1"/>
      <w:ind w:left="0"/>
      <w:jc w:val="left"/>
    </w:pPr>
    <w:rPr>
      <w:rFonts w:eastAsia="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30905">
      <w:bodyDiv w:val="1"/>
      <w:marLeft w:val="0"/>
      <w:marRight w:val="0"/>
      <w:marTop w:val="0"/>
      <w:marBottom w:val="0"/>
      <w:divBdr>
        <w:top w:val="none" w:sz="0" w:space="0" w:color="auto"/>
        <w:left w:val="none" w:sz="0" w:space="0" w:color="auto"/>
        <w:bottom w:val="none" w:sz="0" w:space="0" w:color="auto"/>
        <w:right w:val="none" w:sz="0" w:space="0" w:color="auto"/>
      </w:divBdr>
    </w:div>
    <w:div w:id="259602591">
      <w:bodyDiv w:val="1"/>
      <w:marLeft w:val="0"/>
      <w:marRight w:val="0"/>
      <w:marTop w:val="0"/>
      <w:marBottom w:val="0"/>
      <w:divBdr>
        <w:top w:val="none" w:sz="0" w:space="0" w:color="auto"/>
        <w:left w:val="none" w:sz="0" w:space="0" w:color="auto"/>
        <w:bottom w:val="none" w:sz="0" w:space="0" w:color="auto"/>
        <w:right w:val="none" w:sz="0" w:space="0" w:color="auto"/>
      </w:divBdr>
    </w:div>
    <w:div w:id="97486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AE817A-3090-4BDE-8B8B-010A46153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30</Pages>
  <Words>4684</Words>
  <Characters>26704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DHL General purpose document layout</vt:lpstr>
    </vt:vector>
  </TitlesOfParts>
  <Company>DHL Systems Limited</Company>
  <LinksUpToDate>false</LinksUpToDate>
  <CharactersWithSpaces>31326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DHL General purpose document layout</dc:title>
  <dc:subject/>
  <dc:creator>dhl systems</dc:creator>
  <cp:keywords/>
  <dc:description/>
  <cp:lastModifiedBy>ravindrawagh44@gmail.com</cp:lastModifiedBy>
  <cp:revision>32</cp:revision>
  <cp:lastPrinted>2011-03-29T09:14:00Z</cp:lastPrinted>
  <dcterms:created xsi:type="dcterms:W3CDTF">2026-01-22T14:38:00Z</dcterms:created>
  <dcterms:modified xsi:type="dcterms:W3CDTF">2026-01-24T06:38:00Z</dcterms:modified>
</cp:coreProperties>
</file>